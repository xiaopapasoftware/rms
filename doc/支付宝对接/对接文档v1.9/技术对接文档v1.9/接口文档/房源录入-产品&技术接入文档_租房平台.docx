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95"/>
        <w:ind w:left="12"/>
        <w:jc w:val="center"/>
        <w:rPr>
          <w:rFonts w:ascii="微软雅黑" w:hAnsi="微软雅黑" w:eastAsia="微软雅黑" w:cs="微软雅黑"/>
          <w:b/>
          <w:sz w:val="36"/>
          <w:szCs w:val="36"/>
        </w:rPr>
      </w:pPr>
      <w:r>
        <w:rPr>
          <w:rFonts w:hint="eastAsia" w:ascii="微软雅黑" w:hAnsi="微软雅黑" w:eastAsia="微软雅黑" w:cs="微软雅黑"/>
          <w:b/>
          <w:sz w:val="36"/>
          <w:szCs w:val="36"/>
        </w:rPr>
        <w:t>支付</w:t>
      </w:r>
      <w:r>
        <w:rPr>
          <w:rFonts w:ascii="微软雅黑" w:hAnsi="微软雅黑" w:eastAsia="微软雅黑" w:cs="微软雅黑"/>
          <w:b/>
          <w:sz w:val="36"/>
          <w:szCs w:val="36"/>
        </w:rPr>
        <w:t>宝租房平台接入文档</w:t>
      </w:r>
    </w:p>
    <w:p>
      <w:pPr>
        <w:spacing w:after="295"/>
        <w:ind w:left="12"/>
        <w:jc w:val="center"/>
      </w:pPr>
    </w:p>
    <w:p>
      <w:pPr>
        <w:pStyle w:val="2"/>
        <w:rPr>
          <w:rFonts w:asciiTheme="majorHAnsi" w:hAnsiTheme="majorHAnsi" w:eastAsiaTheme="majorEastAsia"/>
          <w:b w:val="0"/>
        </w:rPr>
      </w:pPr>
      <w:r>
        <w:rPr>
          <w:rFonts w:hint="eastAsia" w:asciiTheme="majorHAnsi" w:hAnsiTheme="majorHAnsi" w:eastAsiaTheme="majorEastAsia"/>
          <w:b w:val="0"/>
        </w:rPr>
        <w:t>修订历史</w:t>
      </w:r>
      <w:r>
        <w:rPr>
          <w:rFonts w:asciiTheme="majorHAnsi" w:hAnsiTheme="majorHAnsi" w:eastAsiaTheme="majorEastAsia"/>
          <w:b w:val="0"/>
        </w:rPr>
        <w:t xml:space="preserve"> </w:t>
      </w:r>
    </w:p>
    <w:tbl>
      <w:tblPr>
        <w:tblStyle w:val="23"/>
        <w:tblW w:w="9062" w:type="dxa"/>
        <w:tblInd w:w="17" w:type="dxa"/>
        <w:tblLayout w:type="fixed"/>
        <w:tblCellMar>
          <w:top w:w="0" w:type="dxa"/>
          <w:left w:w="106" w:type="dxa"/>
          <w:bottom w:w="0" w:type="dxa"/>
          <w:right w:w="115" w:type="dxa"/>
        </w:tblCellMar>
      </w:tblPr>
      <w:tblGrid>
        <w:gridCol w:w="1414"/>
        <w:gridCol w:w="1985"/>
        <w:gridCol w:w="3968"/>
        <w:gridCol w:w="1695"/>
      </w:tblGrid>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微软雅黑" w:hAnsi="微软雅黑" w:eastAsia="微软雅黑" w:cs="微软雅黑"/>
                <w:b/>
              </w:rPr>
              <w:t xml:space="preserve">版本 </w:t>
            </w:r>
          </w:p>
        </w:tc>
        <w:tc>
          <w:tcPr>
            <w:tcW w:w="1985"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微软雅黑" w:hAnsi="微软雅黑" w:eastAsia="微软雅黑" w:cs="微软雅黑"/>
                <w:b/>
              </w:rPr>
              <w:t xml:space="preserve">修订日期 </w:t>
            </w:r>
          </w:p>
        </w:tc>
        <w:tc>
          <w:tcPr>
            <w:tcW w:w="3968"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微软雅黑" w:hAnsi="微软雅黑" w:eastAsia="微软雅黑" w:cs="微软雅黑"/>
                <w:b/>
              </w:rPr>
              <w:t xml:space="preserve">修订内容 </w:t>
            </w:r>
          </w:p>
        </w:tc>
        <w:tc>
          <w:tcPr>
            <w:tcW w:w="1695"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微软雅黑" w:hAnsi="微软雅黑" w:eastAsia="微软雅黑" w:cs="微软雅黑"/>
                <w:b/>
              </w:rPr>
              <w:t xml:space="preserve">修订人 </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V0.1 </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2017-7-19 </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ascii="微软雅黑" w:hAnsi="微软雅黑" w:eastAsia="微软雅黑" w:cs="微软雅黑"/>
              </w:rPr>
              <w:t xml:space="preserve">创建文档 </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V0.2</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2017-12-20</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hint="eastAsia" w:ascii="微软雅黑" w:hAnsi="微软雅黑" w:eastAsia="微软雅黑" w:cs="微软雅黑"/>
              </w:rPr>
              <w:t>新增1.9appid申请流程，更改开发者接入流程顺序</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酷狗</w:t>
            </w:r>
            <w:r>
              <w:rPr>
                <w:rFonts w:hint="eastAsia" w:ascii="微软雅黑" w:hAnsi="微软雅黑" w:eastAsia="微软雅黑" w:cs="微软雅黑"/>
              </w:rPr>
              <w:t>-</w:t>
            </w:r>
            <w:r>
              <w:rPr>
                <w:rFonts w:ascii="微软雅黑" w:hAnsi="微软雅黑" w:eastAsia="微软雅黑" w:cs="微软雅黑"/>
              </w:rPr>
              <w:t>谷宏达</w:t>
            </w:r>
          </w:p>
        </w:tc>
      </w:tr>
      <w:tr>
        <w:tblPrEx>
          <w:tblLayout w:type="fixed"/>
          <w:tblCellMar>
            <w:top w:w="0" w:type="dxa"/>
            <w:left w:w="106" w:type="dxa"/>
            <w:bottom w:w="0" w:type="dxa"/>
            <w:right w:w="115" w:type="dxa"/>
          </w:tblCellMar>
        </w:tblPrEx>
        <w:trPr>
          <w:trHeight w:val="637"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V0.3</w:t>
            </w:r>
            <w:bookmarkStart w:id="3" w:name="_GoBack"/>
            <w:bookmarkEnd w:id="3"/>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2018-1-29</w:t>
            </w:r>
          </w:p>
        </w:tc>
        <w:tc>
          <w:tcPr>
            <w:tcW w:w="3968" w:type="dxa"/>
            <w:tcBorders>
              <w:top w:val="single" w:color="000000" w:sz="4" w:space="0"/>
              <w:left w:val="single" w:color="000000" w:sz="4" w:space="0"/>
              <w:bottom w:val="single" w:color="000000" w:sz="4" w:space="0"/>
              <w:right w:val="single" w:color="000000" w:sz="4" w:space="0"/>
            </w:tcBorders>
            <w:vAlign w:val="center"/>
          </w:tcPr>
          <w:p>
            <w:pPr>
              <w:rPr>
                <w:rFonts w:hint="eastAsia" w:eastAsiaTheme="minorEastAsia"/>
                <w:lang w:val="en-US" w:eastAsia="zh-CN"/>
              </w:rPr>
            </w:pPr>
            <w:r>
              <w:rPr>
                <w:rFonts w:hint="eastAsia" w:ascii="微软雅黑" w:hAnsi="微软雅黑" w:eastAsia="微软雅黑" w:cs="微软雅黑"/>
                <w:lang w:val="en-US" w:eastAsia="zh-CN"/>
              </w:rPr>
              <w:t>优化appid申请流程</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rPr>
                <w:rFonts w:hint="eastAsia" w:eastAsiaTheme="minorEastAsia"/>
                <w:lang w:val="en-US" w:eastAsia="zh-CN"/>
              </w:rPr>
            </w:pPr>
            <w:r>
              <w:rPr>
                <w:rFonts w:hint="eastAsia" w:ascii="微软雅黑" w:hAnsi="微软雅黑" w:eastAsia="微软雅黑" w:cs="微软雅黑"/>
                <w:lang w:val="en-US" w:eastAsia="zh-CN"/>
              </w:rPr>
              <w:t>榴莲-严秀海</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ascii="微软雅黑" w:hAnsi="微软雅黑" w:eastAsia="微软雅黑" w:cs="微软雅黑"/>
              </w:rPr>
              <w:t xml:space="preserve"> </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ascii="微软雅黑" w:hAnsi="微软雅黑" w:eastAsia="微软雅黑" w:cs="微软雅黑"/>
              </w:rPr>
              <w:t xml:space="preserve"> </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ascii="微软雅黑" w:hAnsi="微软雅黑" w:eastAsia="微软雅黑" w:cs="微软雅黑"/>
              </w:rPr>
              <w:t xml:space="preserve"> </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w:t>
            </w:r>
          </w:p>
        </w:tc>
      </w:tr>
      <w:tr>
        <w:tblPrEx>
          <w:tblLayout w:type="fixed"/>
          <w:tblCellMar>
            <w:top w:w="0" w:type="dxa"/>
            <w:left w:w="106" w:type="dxa"/>
            <w:bottom w:w="0" w:type="dxa"/>
            <w:right w:w="115" w:type="dxa"/>
          </w:tblCellMar>
        </w:tblPrEx>
        <w:trPr>
          <w:trHeight w:val="634" w:hRule="atLeast"/>
        </w:trPr>
        <w:tc>
          <w:tcPr>
            <w:tcW w:w="1414"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1985" w:type="dxa"/>
            <w:tcBorders>
              <w:top w:val="single" w:color="000000" w:sz="4" w:space="0"/>
              <w:left w:val="single" w:color="000000" w:sz="4" w:space="0"/>
              <w:bottom w:val="single" w:color="000000" w:sz="4" w:space="0"/>
              <w:right w:val="single" w:color="000000" w:sz="4" w:space="0"/>
            </w:tcBorders>
            <w:vAlign w:val="center"/>
          </w:tcPr>
          <w:p>
            <w:pPr>
              <w:ind w:left="2"/>
            </w:pPr>
            <w:r>
              <w:rPr>
                <w:rFonts w:ascii="微软雅黑" w:hAnsi="微软雅黑" w:eastAsia="微软雅黑" w:cs="微软雅黑"/>
              </w:rPr>
              <w:t xml:space="preserve"> </w:t>
            </w:r>
          </w:p>
        </w:tc>
        <w:tc>
          <w:tcPr>
            <w:tcW w:w="3968" w:type="dxa"/>
            <w:tcBorders>
              <w:top w:val="single" w:color="000000" w:sz="4" w:space="0"/>
              <w:left w:val="single" w:color="000000" w:sz="4" w:space="0"/>
              <w:bottom w:val="single" w:color="000000" w:sz="4" w:space="0"/>
              <w:right w:val="single" w:color="000000" w:sz="4" w:space="0"/>
            </w:tcBorders>
            <w:vAlign w:val="center"/>
          </w:tcPr>
          <w:p>
            <w:r>
              <w:rPr>
                <w:rFonts w:ascii="微软雅黑" w:hAnsi="微软雅黑" w:eastAsia="微软雅黑" w:cs="微软雅黑"/>
              </w:rPr>
              <w:t xml:space="preserve"> </w:t>
            </w:r>
          </w:p>
        </w:tc>
        <w:tc>
          <w:tcPr>
            <w:tcW w:w="1695" w:type="dxa"/>
            <w:tcBorders>
              <w:top w:val="single" w:color="000000" w:sz="4" w:space="0"/>
              <w:left w:val="single" w:color="000000" w:sz="4" w:space="0"/>
              <w:bottom w:val="single" w:color="000000" w:sz="4" w:space="0"/>
              <w:right w:val="single" w:color="000000" w:sz="4" w:space="0"/>
            </w:tcBorders>
            <w:vAlign w:val="center"/>
          </w:tcPr>
          <w:p>
            <w:pPr>
              <w:ind w:left="3"/>
            </w:pPr>
            <w:r>
              <w:rPr>
                <w:rFonts w:ascii="微软雅黑" w:hAnsi="微软雅黑" w:eastAsia="微软雅黑" w:cs="微软雅黑"/>
              </w:rPr>
              <w:t xml:space="preserve"> </w:t>
            </w:r>
          </w:p>
        </w:tc>
      </w:tr>
    </w:tbl>
    <w:p>
      <w:pPr>
        <w:spacing w:after="341"/>
        <w:ind w:left="12"/>
      </w:pPr>
      <w:r>
        <w:rPr>
          <w:rFonts w:ascii="微软雅黑" w:hAnsi="微软雅黑" w:eastAsia="微软雅黑" w:cs="微软雅黑"/>
        </w:rPr>
        <w:t xml:space="preserve"> </w:t>
      </w:r>
    </w:p>
    <w:p>
      <w:pPr>
        <w:pStyle w:val="2"/>
      </w:pPr>
      <w:r>
        <w:rPr>
          <w:rFonts w:ascii="微软雅黑" w:hAnsi="微软雅黑" w:eastAsia="微软雅黑" w:cs="微软雅黑"/>
        </w:rPr>
        <w:t xml:space="preserve"> </w:t>
      </w:r>
      <w:r>
        <w:t>注意事项</w:t>
      </w:r>
    </w:p>
    <w:p>
      <w:pPr>
        <w:pStyle w:val="3"/>
      </w:pPr>
      <w:r>
        <w:t>申请appid流程</w:t>
      </w:r>
    </w:p>
    <w:p>
      <w:r>
        <w:rPr>
          <w:rFonts w:hint="eastAsia"/>
          <w:lang w:val="en-US" w:eastAsia="zh-CN"/>
        </w:rPr>
        <w:t>请使用以企业支付宝账号申请appid，商家申请的appid则是在预发环境和正式环境时使用。</w:t>
      </w:r>
    </w:p>
    <w:p>
      <w:r>
        <w:rPr>
          <w:rFonts w:hint="eastAsia"/>
        </w:rPr>
        <w:t>流程如下：</w:t>
      </w:r>
    </w:p>
    <w:p>
      <w:pPr>
        <w:pStyle w:val="24"/>
        <w:numPr>
          <w:ilvl w:val="0"/>
          <w:numId w:val="2"/>
        </w:numPr>
        <w:ind w:firstLineChars="0"/>
        <w:rPr>
          <w:szCs w:val="24"/>
        </w:rPr>
      </w:pPr>
      <w:r>
        <w:rPr>
          <w:rFonts w:hint="eastAsia"/>
          <w:szCs w:val="24"/>
        </w:rPr>
        <w:t>打开</w:t>
      </w:r>
      <w:r>
        <w:fldChar w:fldCharType="begin"/>
      </w:r>
      <w:r>
        <w:instrText xml:space="preserve"> HYPERLINK "https://open.alipay.com/platform/home.htm" </w:instrText>
      </w:r>
      <w:r>
        <w:fldChar w:fldCharType="separate"/>
      </w:r>
      <w:r>
        <w:rPr>
          <w:rStyle w:val="13"/>
          <w:szCs w:val="24"/>
        </w:rPr>
        <w:t>https://open.alipay.com/platform/home.htm</w:t>
      </w:r>
      <w:r>
        <w:rPr>
          <w:rStyle w:val="14"/>
          <w:szCs w:val="24"/>
        </w:rPr>
        <w:fldChar w:fldCharType="end"/>
      </w:r>
      <w:r>
        <w:drawing>
          <wp:inline distT="0" distB="0" distL="114300" distR="114300">
            <wp:extent cx="5267325" cy="2825750"/>
            <wp:effectExtent l="0" t="0" r="5715" b="889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
                    <pic:cNvPicPr>
                      <a:picLocks noChangeAspect="1"/>
                    </pic:cNvPicPr>
                  </pic:nvPicPr>
                  <pic:blipFill>
                    <a:blip r:embed="rId9"/>
                    <a:stretch>
                      <a:fillRect/>
                    </a:stretch>
                  </pic:blipFill>
                  <pic:spPr>
                    <a:xfrm>
                      <a:off x="0" y="0"/>
                      <a:ext cx="5267325" cy="2825750"/>
                    </a:xfrm>
                    <a:prstGeom prst="rect">
                      <a:avLst/>
                    </a:prstGeom>
                    <a:noFill/>
                    <a:ln w="9525">
                      <a:noFill/>
                    </a:ln>
                  </pic:spPr>
                </pic:pic>
              </a:graphicData>
            </a:graphic>
          </wp:inline>
        </w:drawing>
      </w:r>
    </w:p>
    <w:p>
      <w:pPr>
        <w:pStyle w:val="24"/>
        <w:numPr>
          <w:ilvl w:val="0"/>
          <w:numId w:val="0"/>
        </w:numPr>
        <w:ind w:leftChars="0"/>
        <w:rPr>
          <w:szCs w:val="24"/>
        </w:rPr>
      </w:pPr>
    </w:p>
    <w:p>
      <w:pPr>
        <w:spacing w:after="173" w:line="246" w:lineRule="auto"/>
        <w:ind w:right="-15"/>
      </w:pPr>
      <w:r>
        <w:drawing>
          <wp:inline distT="0" distB="0" distL="114300" distR="114300">
            <wp:extent cx="5267325" cy="2825750"/>
            <wp:effectExtent l="0" t="0" r="5715" b="8890"/>
            <wp:docPr id="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
                    <pic:cNvPicPr>
                      <a:picLocks noChangeAspect="1"/>
                    </pic:cNvPicPr>
                  </pic:nvPicPr>
                  <pic:blipFill>
                    <a:blip r:embed="rId10"/>
                    <a:stretch>
                      <a:fillRect/>
                    </a:stretch>
                  </pic:blipFill>
                  <pic:spPr>
                    <a:xfrm>
                      <a:off x="0" y="0"/>
                      <a:ext cx="5267325" cy="2825750"/>
                    </a:xfrm>
                    <a:prstGeom prst="rect">
                      <a:avLst/>
                    </a:prstGeom>
                    <a:noFill/>
                    <a:ln w="9525">
                      <a:noFill/>
                    </a:ln>
                  </pic:spPr>
                </pic:pic>
              </a:graphicData>
            </a:graphic>
          </wp:inline>
        </w:drawing>
      </w:r>
    </w:p>
    <w:p>
      <w:pPr>
        <w:spacing w:after="173" w:line="246" w:lineRule="auto"/>
        <w:ind w:right="-15"/>
      </w:pPr>
      <w:r>
        <w:drawing>
          <wp:inline distT="0" distB="0" distL="114300" distR="114300">
            <wp:extent cx="5267325" cy="1632585"/>
            <wp:effectExtent l="0" t="0" r="5715" b="13335"/>
            <wp:docPr id="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
                    <pic:cNvPicPr>
                      <a:picLocks noChangeAspect="1"/>
                    </pic:cNvPicPr>
                  </pic:nvPicPr>
                  <pic:blipFill>
                    <a:blip r:embed="rId11"/>
                    <a:stretch>
                      <a:fillRect/>
                    </a:stretch>
                  </pic:blipFill>
                  <pic:spPr>
                    <a:xfrm>
                      <a:off x="0" y="0"/>
                      <a:ext cx="5267325" cy="1632585"/>
                    </a:xfrm>
                    <a:prstGeom prst="rect">
                      <a:avLst/>
                    </a:prstGeom>
                    <a:noFill/>
                    <a:ln w="9525">
                      <a:noFill/>
                    </a:ln>
                  </pic:spPr>
                </pic:pic>
              </a:graphicData>
            </a:graphic>
          </wp:inline>
        </w:drawing>
      </w:r>
    </w:p>
    <w:p>
      <w:pPr>
        <w:spacing w:after="173" w:line="246" w:lineRule="auto"/>
        <w:ind w:right="-15"/>
      </w:pPr>
    </w:p>
    <w:p>
      <w:pPr>
        <w:spacing w:after="173" w:line="246" w:lineRule="auto"/>
        <w:ind w:left="-3" w:right="-15"/>
        <w:rPr>
          <w:rFonts w:ascii="微软雅黑" w:hAnsi="微软雅黑" w:eastAsia="微软雅黑"/>
          <w:szCs w:val="24"/>
        </w:rPr>
      </w:pPr>
    </w:p>
    <w:p>
      <w:pPr>
        <w:pStyle w:val="24"/>
        <w:numPr>
          <w:ilvl w:val="0"/>
          <w:numId w:val="2"/>
        </w:numPr>
        <w:spacing w:after="173" w:line="246" w:lineRule="auto"/>
        <w:ind w:right="-15" w:firstLineChars="0"/>
        <w:rPr>
          <w:szCs w:val="24"/>
        </w:rPr>
      </w:pPr>
      <w:r>
        <w:rPr>
          <w:szCs w:val="24"/>
        </w:rPr>
        <w:t>选择使用场景</w:t>
      </w:r>
      <w:r>
        <w:rPr>
          <w:rFonts w:hint="eastAsia"/>
          <w:szCs w:val="24"/>
        </w:rPr>
        <w:t>，</w:t>
      </w:r>
      <w:commentRangeStart w:id="0"/>
      <w:r>
        <w:rPr>
          <w:szCs w:val="24"/>
        </w:rPr>
        <w:t>自用型应用</w:t>
      </w:r>
      <w:r>
        <w:rPr>
          <w:rFonts w:hint="eastAsia"/>
          <w:szCs w:val="24"/>
        </w:rPr>
        <w:t>(可能需要申请)</w:t>
      </w:r>
      <w:commentRangeEnd w:id="0"/>
      <w:r>
        <w:rPr>
          <w:rStyle w:val="15"/>
        </w:rPr>
        <w:commentReference w:id="0"/>
      </w:r>
      <w:r>
        <w:rPr>
          <w:rFonts w:hint="eastAsia"/>
          <w:szCs w:val="24"/>
        </w:rPr>
        <w:t>，</w:t>
      </w:r>
      <w:r>
        <w:rPr>
          <w:szCs w:val="24"/>
        </w:rPr>
        <w:t>选择不了选第三方应用也行</w:t>
      </w:r>
      <w:r>
        <w:rPr>
          <w:rFonts w:hint="eastAsia"/>
          <w:szCs w:val="24"/>
        </w:rPr>
        <w:t>，</w:t>
      </w:r>
      <w:r>
        <w:rPr>
          <w:szCs w:val="24"/>
        </w:rPr>
        <w:t>并填写名称</w:t>
      </w:r>
    </w:p>
    <w:p>
      <w:pPr>
        <w:spacing w:after="173" w:line="246" w:lineRule="auto"/>
        <w:ind w:left="-3" w:right="-15"/>
        <w:rPr>
          <w:rFonts w:ascii="微软雅黑" w:hAnsi="微软雅黑"/>
          <w:szCs w:val="24"/>
        </w:rPr>
      </w:pPr>
      <w:r>
        <w:drawing>
          <wp:inline distT="0" distB="0" distL="0" distR="0">
            <wp:extent cx="5224780" cy="186563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42085" cy="1871820"/>
                    </a:xfrm>
                    <a:prstGeom prst="rect">
                      <a:avLst/>
                    </a:prstGeom>
                  </pic:spPr>
                </pic:pic>
              </a:graphicData>
            </a:graphic>
          </wp:inline>
        </w:drawing>
      </w:r>
    </w:p>
    <w:p>
      <w:pPr>
        <w:pStyle w:val="24"/>
        <w:numPr>
          <w:ilvl w:val="0"/>
          <w:numId w:val="2"/>
        </w:numPr>
        <w:spacing w:after="173" w:line="246" w:lineRule="auto"/>
        <w:ind w:right="-15" w:firstLineChars="0"/>
        <w:rPr>
          <w:szCs w:val="24"/>
        </w:rPr>
      </w:pPr>
      <w:r>
        <w:rPr>
          <w:rFonts w:hint="eastAsia"/>
          <w:szCs w:val="24"/>
        </w:rPr>
        <w:t>上传应用图片，不能是人物头像，建议传公司logo，点击继续添加，添加功能第三方应用授权</w:t>
      </w:r>
      <w:ins w:id="0" w:author="张燕明" w:date="2018-01-05T15:57:00Z">
        <w:r>
          <w:rPr>
            <w:rFonts w:hint="eastAsia"/>
            <w:szCs w:val="24"/>
          </w:rPr>
          <w:t>功能</w:t>
        </w:r>
      </w:ins>
      <w:r>
        <w:rPr>
          <w:rFonts w:hint="eastAsia"/>
          <w:szCs w:val="24"/>
        </w:rPr>
        <w:t>，其他功能根据本公司实际情况添加；</w:t>
      </w:r>
    </w:p>
    <w:p>
      <w:pPr>
        <w:spacing w:after="173" w:line="246" w:lineRule="auto"/>
        <w:ind w:left="-3" w:right="-15"/>
        <w:rPr>
          <w:rFonts w:ascii="微软雅黑" w:hAnsi="微软雅黑"/>
          <w:szCs w:val="24"/>
        </w:rPr>
      </w:pPr>
      <w:r>
        <w:drawing>
          <wp:inline distT="0" distB="0" distL="0" distR="0">
            <wp:extent cx="5403215" cy="1923415"/>
            <wp:effectExtent l="0" t="0" r="698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413861" cy="1927496"/>
                    </a:xfrm>
                    <a:prstGeom prst="rect">
                      <a:avLst/>
                    </a:prstGeom>
                  </pic:spPr>
                </pic:pic>
              </a:graphicData>
            </a:graphic>
          </wp:inline>
        </w:drawing>
      </w:r>
    </w:p>
    <w:p>
      <w:pPr>
        <w:spacing w:after="173" w:line="246" w:lineRule="auto"/>
        <w:ind w:left="-3" w:right="-15"/>
      </w:pPr>
      <w:r>
        <w:drawing>
          <wp:inline distT="0" distB="0" distL="0" distR="0">
            <wp:extent cx="5432425" cy="232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738751" cy="246091"/>
                    </a:xfrm>
                    <a:prstGeom prst="rect">
                      <a:avLst/>
                    </a:prstGeom>
                  </pic:spPr>
                </pic:pic>
              </a:graphicData>
            </a:graphic>
          </wp:inline>
        </w:drawing>
      </w:r>
    </w:p>
    <w:p>
      <w:pPr>
        <w:spacing w:after="173" w:line="246" w:lineRule="auto"/>
        <w:ind w:left="-3" w:right="-15"/>
      </w:pPr>
    </w:p>
    <w:p>
      <w:pPr>
        <w:numPr>
          <w:ilvl w:val="0"/>
          <w:numId w:val="2"/>
        </w:numPr>
        <w:spacing w:after="173" w:line="246" w:lineRule="auto"/>
        <w:ind w:left="0" w:leftChars="0" w:right="-15" w:firstLine="0" w:firstLineChars="0"/>
        <w:rPr>
          <w:rFonts w:hint="eastAsia"/>
          <w:lang w:val="en-US" w:eastAsia="zh-CN"/>
        </w:rPr>
      </w:pPr>
      <w:r>
        <w:rPr>
          <w:rFonts w:hint="eastAsia"/>
          <w:lang w:val="en-US" w:eastAsia="zh-CN"/>
        </w:rPr>
        <w:t>应用网关和授权回调地址不用填写</w:t>
      </w:r>
    </w:p>
    <w:p>
      <w:pPr>
        <w:numPr>
          <w:ilvl w:val="0"/>
          <w:numId w:val="0"/>
        </w:numPr>
        <w:spacing w:after="173" w:line="246" w:lineRule="auto"/>
        <w:ind w:leftChars="0" w:right="-15" w:rightChars="0"/>
        <w:rPr>
          <w:rFonts w:hint="eastAsia"/>
          <w:lang w:val="en-US" w:eastAsia="zh-CN"/>
        </w:rPr>
      </w:pPr>
      <w:r>
        <w:drawing>
          <wp:inline distT="0" distB="0" distL="114300" distR="114300">
            <wp:extent cx="5264785" cy="1078230"/>
            <wp:effectExtent l="0" t="0" r="12065" b="762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5"/>
                    <a:stretch>
                      <a:fillRect/>
                    </a:stretch>
                  </pic:blipFill>
                  <pic:spPr>
                    <a:xfrm>
                      <a:off x="0" y="0"/>
                      <a:ext cx="5264785" cy="1078230"/>
                    </a:xfrm>
                    <a:prstGeom prst="rect">
                      <a:avLst/>
                    </a:prstGeom>
                    <a:noFill/>
                    <a:ln w="9525">
                      <a:noFill/>
                    </a:ln>
                  </pic:spPr>
                </pic:pic>
              </a:graphicData>
            </a:graphic>
          </wp:inline>
        </w:drawing>
      </w:r>
    </w:p>
    <w:p>
      <w:pPr>
        <w:pStyle w:val="24"/>
        <w:numPr>
          <w:ilvl w:val="0"/>
          <w:numId w:val="2"/>
        </w:numPr>
        <w:spacing w:after="173" w:line="246" w:lineRule="auto"/>
        <w:ind w:right="-15" w:firstLineChars="0"/>
        <w:rPr>
          <w:szCs w:val="24"/>
        </w:rPr>
      </w:pPr>
      <w:r>
        <w:rPr>
          <w:szCs w:val="24"/>
        </w:rPr>
        <w:t>点击如何生成密钥</w:t>
      </w:r>
      <w:r>
        <w:rPr>
          <w:rFonts w:hint="eastAsia"/>
          <w:szCs w:val="24"/>
        </w:rPr>
        <w:t>，</w:t>
      </w:r>
      <w:r>
        <w:rPr>
          <w:szCs w:val="24"/>
        </w:rPr>
        <w:t>建议生成RSA(SHA</w:t>
      </w:r>
      <w:r>
        <w:rPr>
          <w:rFonts w:hint="eastAsia"/>
          <w:szCs w:val="24"/>
          <w:lang w:val="en-US" w:eastAsia="zh-CN"/>
        </w:rPr>
        <w:t>128</w:t>
      </w:r>
      <w:r>
        <w:rPr>
          <w:szCs w:val="24"/>
        </w:rPr>
        <w:t>)密钥</w:t>
      </w:r>
      <w:r>
        <w:rPr>
          <w:rFonts w:hint="eastAsia"/>
          <w:szCs w:val="24"/>
        </w:rPr>
        <w:t>，</w:t>
      </w:r>
      <w:r>
        <w:rPr>
          <w:rFonts w:hint="eastAsia"/>
          <w:szCs w:val="24"/>
          <w:lang w:eastAsia="zh-CN"/>
        </w:rPr>
        <w:t>目前</w:t>
      </w:r>
      <w:r>
        <w:rPr>
          <w:rFonts w:hint="eastAsia"/>
          <w:szCs w:val="24"/>
          <w:lang w:val="en-US" w:eastAsia="zh-CN"/>
        </w:rPr>
        <w:t>RSA(SHA256)密钥有问题，</w:t>
      </w:r>
      <w:r>
        <w:rPr>
          <w:szCs w:val="24"/>
        </w:rPr>
        <w:t>生成密钥环境根据支付宝操作流程做即可</w:t>
      </w:r>
      <w:r>
        <w:rPr>
          <w:rFonts w:hint="eastAsia"/>
          <w:szCs w:val="24"/>
        </w:rPr>
        <w:t>，这里不再详细介绍；</w:t>
      </w:r>
    </w:p>
    <w:p>
      <w:pPr>
        <w:pStyle w:val="24"/>
        <w:numPr>
          <w:ilvl w:val="0"/>
          <w:numId w:val="0"/>
        </w:numPr>
        <w:spacing w:after="173" w:line="246" w:lineRule="auto"/>
        <w:ind w:leftChars="0" w:right="-15" w:rightChars="0"/>
        <w:rPr>
          <w:szCs w:val="24"/>
        </w:rPr>
      </w:pPr>
      <w:r>
        <w:drawing>
          <wp:inline distT="0" distB="0" distL="114300" distR="114300">
            <wp:extent cx="5259070" cy="554355"/>
            <wp:effectExtent l="0" t="0" r="17780" b="17145"/>
            <wp:docPr id="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pic:cNvPicPr>
                      <a:picLocks noChangeAspect="1"/>
                    </pic:cNvPicPr>
                  </pic:nvPicPr>
                  <pic:blipFill>
                    <a:blip r:embed="rId16"/>
                    <a:stretch>
                      <a:fillRect/>
                    </a:stretch>
                  </pic:blipFill>
                  <pic:spPr>
                    <a:xfrm>
                      <a:off x="0" y="0"/>
                      <a:ext cx="5259070" cy="554355"/>
                    </a:xfrm>
                    <a:prstGeom prst="rect">
                      <a:avLst/>
                    </a:prstGeom>
                    <a:noFill/>
                    <a:ln w="9525">
                      <a:noFill/>
                    </a:ln>
                  </pic:spPr>
                </pic:pic>
              </a:graphicData>
            </a:graphic>
          </wp:inline>
        </w:drawing>
      </w:r>
    </w:p>
    <w:p>
      <w:pPr>
        <w:pStyle w:val="24"/>
        <w:numPr>
          <w:ilvl w:val="0"/>
          <w:numId w:val="2"/>
        </w:numPr>
        <w:spacing w:after="173" w:line="246" w:lineRule="auto"/>
        <w:ind w:right="-15" w:firstLineChars="0"/>
        <w:rPr>
          <w:szCs w:val="24"/>
        </w:rPr>
      </w:pPr>
      <w:r>
        <w:rPr>
          <w:szCs w:val="24"/>
        </w:rPr>
        <w:t>上传密钥</w:t>
      </w:r>
      <w:r>
        <w:rPr>
          <w:rFonts w:hint="eastAsia"/>
          <w:szCs w:val="24"/>
        </w:rPr>
        <w:t>，提交审核；</w:t>
      </w:r>
    </w:p>
    <w:p>
      <w:pPr>
        <w:pStyle w:val="24"/>
        <w:numPr>
          <w:ilvl w:val="0"/>
          <w:numId w:val="2"/>
        </w:numPr>
        <w:spacing w:after="173" w:line="246" w:lineRule="auto"/>
        <w:ind w:right="-15" w:firstLineChars="0"/>
        <w:rPr>
          <w:szCs w:val="24"/>
        </w:rPr>
      </w:pPr>
      <w:commentRangeStart w:id="1"/>
      <w:commentRangeStart w:id="2"/>
      <w:r>
        <w:rPr>
          <w:szCs w:val="24"/>
        </w:rPr>
        <w:t>正式环境和预发环境</w:t>
      </w:r>
      <w:r>
        <w:rPr>
          <w:rFonts w:hint="eastAsia"/>
          <w:szCs w:val="24"/>
          <w:lang w:eastAsia="zh-CN"/>
        </w:rPr>
        <w:t>的</w:t>
      </w:r>
      <w:r>
        <w:rPr>
          <w:szCs w:val="24"/>
        </w:rPr>
        <w:t>appid和sp</w:t>
      </w:r>
      <w:r>
        <w:rPr>
          <w:rFonts w:hint="eastAsia"/>
          <w:szCs w:val="24"/>
          <w:lang w:val="en-US" w:eastAsia="zh-CN"/>
        </w:rPr>
        <w:t>i网关</w:t>
      </w:r>
      <w:r>
        <w:rPr>
          <w:rFonts w:hint="eastAsia"/>
          <w:szCs w:val="24"/>
          <w:lang w:eastAsia="zh-CN"/>
        </w:rPr>
        <w:t>都需要到支付宝</w:t>
      </w:r>
      <w:r>
        <w:rPr>
          <w:szCs w:val="24"/>
        </w:rPr>
        <w:t>申请</w:t>
      </w:r>
      <w:r>
        <w:rPr>
          <w:rFonts w:hint="eastAsia"/>
          <w:szCs w:val="24"/>
          <w:lang w:eastAsia="zh-CN"/>
        </w:rPr>
        <w:t>权限</w:t>
      </w:r>
      <w:r>
        <w:rPr>
          <w:rFonts w:hint="eastAsia"/>
          <w:szCs w:val="24"/>
        </w:rPr>
        <w:t>，</w:t>
      </w:r>
      <w:r>
        <w:rPr>
          <w:szCs w:val="24"/>
        </w:rPr>
        <w:t>正式环境spi的网关</w:t>
      </w:r>
      <w:r>
        <w:rPr>
          <w:rFonts w:hint="eastAsia"/>
          <w:szCs w:val="24"/>
          <w:lang w:eastAsia="zh-CN"/>
        </w:rPr>
        <w:t>建议</w:t>
      </w:r>
      <w:r>
        <w:rPr>
          <w:szCs w:val="24"/>
        </w:rPr>
        <w:t>https开头</w:t>
      </w:r>
      <w:r>
        <w:rPr>
          <w:rFonts w:hint="eastAsia"/>
          <w:szCs w:val="24"/>
        </w:rPr>
        <w:t>；</w:t>
      </w:r>
      <w:commentRangeEnd w:id="1"/>
      <w:r>
        <w:rPr>
          <w:rStyle w:val="15"/>
        </w:rPr>
        <w:commentReference w:id="1"/>
      </w:r>
      <w:commentRangeEnd w:id="2"/>
      <w:r>
        <w:commentReference w:id="2"/>
      </w:r>
    </w:p>
    <w:p>
      <w:pPr>
        <w:pStyle w:val="24"/>
        <w:numPr>
          <w:ilvl w:val="0"/>
          <w:numId w:val="2"/>
        </w:numPr>
        <w:spacing w:after="173" w:line="246" w:lineRule="auto"/>
        <w:ind w:right="-15" w:firstLineChars="0"/>
        <w:rPr>
          <w:szCs w:val="24"/>
        </w:rPr>
      </w:pPr>
      <w:commentRangeStart w:id="3"/>
      <w:commentRangeStart w:id="4"/>
      <w:r>
        <w:rPr>
          <w:rFonts w:hint="eastAsia"/>
          <w:b/>
          <w:szCs w:val="24"/>
        </w:rPr>
        <w:t>注意</w:t>
      </w:r>
      <w:r>
        <w:rPr>
          <w:rFonts w:hint="eastAsia"/>
          <w:szCs w:val="24"/>
        </w:rPr>
        <w:t>审核会要几个工作日，申请通过后请把appid发给我，如果spi的几个接口开发好了请把网关发给</w:t>
      </w:r>
      <w:r>
        <w:rPr>
          <w:rFonts w:hint="eastAsia"/>
          <w:szCs w:val="24"/>
          <w:lang w:eastAsia="zh-CN"/>
        </w:rPr>
        <w:t>酷狗</w:t>
      </w:r>
      <w:r>
        <w:rPr>
          <w:rFonts w:hint="eastAsia"/>
          <w:szCs w:val="24"/>
          <w:lang w:val="en-US" w:eastAsia="zh-CN"/>
        </w:rPr>
        <w:t>-谷宏达</w:t>
      </w:r>
      <w:r>
        <w:rPr>
          <w:rFonts w:hint="eastAsia"/>
          <w:szCs w:val="24"/>
        </w:rPr>
        <w:t>，appid和spi网关都需要申请权限，需要几个工作日，所以为了不影响后期进度，请在文档评估</w:t>
      </w:r>
      <w:r>
        <w:rPr>
          <w:rFonts w:hint="eastAsia"/>
          <w:szCs w:val="24"/>
          <w:lang w:eastAsia="zh-CN"/>
        </w:rPr>
        <w:t>测试环境联调</w:t>
      </w:r>
      <w:r>
        <w:rPr>
          <w:rFonts w:hint="eastAsia"/>
          <w:szCs w:val="24"/>
        </w:rPr>
        <w:t>时先把这些工作做好，多谢支持！</w:t>
      </w:r>
      <w:commentRangeEnd w:id="3"/>
      <w:r>
        <w:rPr>
          <w:rStyle w:val="15"/>
        </w:rPr>
        <w:commentReference w:id="3"/>
      </w:r>
      <w:commentRangeEnd w:id="4"/>
      <w:r>
        <w:commentReference w:id="4"/>
      </w:r>
    </w:p>
    <w:p>
      <w:pPr>
        <w:spacing w:after="341"/>
      </w:pPr>
    </w:p>
    <w:p>
      <w:pPr>
        <w:pStyle w:val="2"/>
        <w:rPr>
          <w:rFonts w:asciiTheme="majorHAnsi" w:hAnsiTheme="majorHAnsi" w:eastAsiaTheme="majorEastAsia"/>
          <w:b w:val="0"/>
        </w:rPr>
      </w:pPr>
      <w:r>
        <w:rPr>
          <w:rFonts w:hint="eastAsia" w:cs="宋体" w:asciiTheme="majorHAnsi" w:hAnsiTheme="majorHAnsi" w:eastAsiaTheme="majorEastAsia"/>
          <w:b w:val="0"/>
        </w:rPr>
        <w:t>产品介绍</w:t>
      </w:r>
    </w:p>
    <w:p>
      <w:pPr>
        <w:spacing w:line="360" w:lineRule="auto"/>
        <w:ind w:firstLine="420"/>
        <w:jc w:val="both"/>
        <w:rPr>
          <w:rFonts w:asciiTheme="minorEastAsia" w:hAnsiTheme="minorEastAsia"/>
        </w:rPr>
      </w:pPr>
      <w:r>
        <w:rPr>
          <w:rFonts w:asciiTheme="minorEastAsia" w:hAnsiTheme="minorEastAsia"/>
        </w:rPr>
        <w:t>租房平台是支付宝基于生活服务的战略定位</w:t>
      </w:r>
      <w:r>
        <w:rPr>
          <w:rFonts w:hint="eastAsia" w:asciiTheme="minorEastAsia" w:hAnsiTheme="minorEastAsia"/>
        </w:rPr>
        <w:t>推出</w:t>
      </w:r>
      <w:r>
        <w:rPr>
          <w:rFonts w:asciiTheme="minorEastAsia" w:hAnsiTheme="minorEastAsia"/>
        </w:rPr>
        <w:t>的服务产品，</w:t>
      </w:r>
      <w:r>
        <w:rPr>
          <w:rFonts w:hint="eastAsia" w:asciiTheme="minorEastAsia" w:hAnsiTheme="minorEastAsia"/>
        </w:rPr>
        <w:t>目标是</w:t>
      </w:r>
      <w:r>
        <w:rPr>
          <w:rFonts w:asciiTheme="minorEastAsia" w:hAnsiTheme="minorEastAsia"/>
        </w:rPr>
        <w:t>在租房领域</w:t>
      </w:r>
      <w:r>
        <w:rPr>
          <w:rFonts w:hint="eastAsia" w:asciiTheme="minorEastAsia" w:hAnsiTheme="minorEastAsia"/>
        </w:rPr>
        <w:t>为</w:t>
      </w:r>
      <w:r>
        <w:rPr>
          <w:rFonts w:asciiTheme="minorEastAsia" w:hAnsiTheme="minorEastAsia"/>
        </w:rPr>
        <w:t>用户提供更加深入的服务。租客可以通过租房产品，进行在线找房（包含查找免押金房源）、在线确认租约、在线交租(支付账单)、在线报修等操作</w:t>
      </w:r>
      <w:r>
        <w:rPr>
          <w:rFonts w:hint="eastAsia" w:asciiTheme="minorEastAsia" w:hAnsiTheme="minorEastAsia"/>
        </w:rPr>
        <w:t>。</w:t>
      </w:r>
      <w:r>
        <w:rPr>
          <w:rFonts w:asciiTheme="minorEastAsia" w:hAnsiTheme="minorEastAsia"/>
        </w:rPr>
        <w:t>公寓运营商和支付宝签约后，可将房源信息推送到租房平台</w:t>
      </w:r>
      <w:r>
        <w:rPr>
          <w:rFonts w:hint="eastAsia" w:asciiTheme="minorEastAsia" w:hAnsiTheme="minorEastAsia"/>
        </w:rPr>
        <w:t>；</w:t>
      </w:r>
      <w:r>
        <w:rPr>
          <w:rFonts w:asciiTheme="minorEastAsia" w:hAnsiTheme="minorEastAsia"/>
        </w:rPr>
        <w:t>用户通过在线查看满意房源后，在电话预约或在线预约的时候，支付宝会提供对应的接口将预约信息及用户授权的身份信息给到公寓运营商，公寓运营商在自己的SAAS系统可进行（免押金）签约业务。公寓运营商发起签约后，将租约信息推送至平台，用户根据身份证信息匹配到对应的租约信息，从而进行租约信息的确认。确认后，公寓运营商将账单信息推送至平台，用户查看账单并进行支付。</w:t>
      </w:r>
    </w:p>
    <w:p>
      <w:pPr>
        <w:pStyle w:val="3"/>
      </w:pPr>
      <w:r>
        <w:t>名称解释</w:t>
      </w:r>
    </w:p>
    <w:p>
      <w:pPr>
        <w:rPr>
          <w:ins w:id="1" w:author="谷宏达" w:date="2018-01-11T11:19:14Z"/>
          <w:rFonts w:cs="微软雅黑" w:asciiTheme="minorEastAsia" w:hAnsiTheme="minorEastAsia"/>
        </w:rPr>
      </w:pPr>
      <w:r>
        <w:rPr>
          <w:rFonts w:asciiTheme="minorEastAsia" w:hAnsiTheme="minorEastAsia"/>
        </w:rPr>
        <w:t>SPI</w:t>
      </w:r>
      <w:r>
        <w:rPr>
          <w:rFonts w:cs="微软雅黑" w:asciiTheme="minorEastAsia" w:hAnsiTheme="minorEastAsia"/>
        </w:rPr>
        <w:t>：</w:t>
      </w:r>
      <w:r>
        <w:rPr>
          <w:rFonts w:asciiTheme="minorEastAsia" w:hAnsiTheme="minorEastAsia"/>
        </w:rPr>
        <w:t xml:space="preserve">ISV </w:t>
      </w:r>
      <w:r>
        <w:rPr>
          <w:rFonts w:cs="微软雅黑" w:asciiTheme="minorEastAsia" w:hAnsiTheme="minorEastAsia"/>
        </w:rPr>
        <w:t xml:space="preserve">通过 </w:t>
      </w:r>
      <w:r>
        <w:rPr>
          <w:rFonts w:asciiTheme="minorEastAsia" w:hAnsiTheme="minorEastAsia"/>
        </w:rPr>
        <w:t xml:space="preserve">OPENAPI </w:t>
      </w:r>
      <w:r>
        <w:rPr>
          <w:rFonts w:cs="微软雅黑" w:asciiTheme="minorEastAsia" w:hAnsiTheme="minorEastAsia"/>
        </w:rPr>
        <w:t>提供给租房平台调用的接口</w:t>
      </w:r>
    </w:p>
    <w:p>
      <w:pPr>
        <w:rPr>
          <w:rFonts w:hint="eastAsia" w:asciiTheme="minorEastAsia" w:hAnsiTheme="minorEastAsia"/>
          <w:color w:val="auto"/>
          <w:lang w:eastAsia="zh-CN"/>
        </w:rPr>
      </w:pPr>
      <w:r>
        <w:rPr>
          <w:rFonts w:hint="eastAsia" w:asciiTheme="minorEastAsia" w:hAnsiTheme="minorEastAsia"/>
          <w:color w:val="auto"/>
          <w:lang w:val="en-US" w:eastAsia="zh-CN"/>
        </w:rPr>
        <w:t>KA：</w:t>
      </w:r>
      <w:r>
        <w:rPr>
          <w:rFonts w:hint="eastAsia" w:asciiTheme="minorEastAsia" w:hAnsiTheme="minorEastAsia"/>
          <w:color w:val="auto"/>
          <w:lang w:eastAsia="zh-CN"/>
        </w:rPr>
        <w:t>公寓运营商，指各个接入租房平台的商家</w:t>
      </w:r>
    </w:p>
    <w:p>
      <w:pPr>
        <w:rPr>
          <w:rFonts w:hint="eastAsia" w:asciiTheme="minorEastAsia" w:hAnsiTheme="minorEastAsia"/>
          <w:color w:val="auto"/>
          <w:lang w:val="en-US" w:eastAsia="zh-CN"/>
        </w:rPr>
      </w:pPr>
      <w:r>
        <w:rPr>
          <w:rFonts w:hint="eastAsia" w:asciiTheme="minorEastAsia" w:hAnsiTheme="minorEastAsia"/>
          <w:color w:val="auto"/>
          <w:lang w:val="en-US" w:eastAsia="zh-CN"/>
        </w:rPr>
        <w:t>TP：租房平台提供方，</w:t>
      </w:r>
      <w:r>
        <w:rPr>
          <w:rFonts w:asciiTheme="minorEastAsia" w:hAnsiTheme="minorEastAsia"/>
        </w:rPr>
        <w:t>OPENAPI</w:t>
      </w:r>
      <w:r>
        <w:rPr>
          <w:rFonts w:hint="eastAsia" w:asciiTheme="minorEastAsia" w:hAnsiTheme="minorEastAsia"/>
          <w:lang w:eastAsia="zh-CN"/>
        </w:rPr>
        <w:t>接口提供方</w:t>
      </w:r>
    </w:p>
    <w:p>
      <w:pPr>
        <w:rPr>
          <w:ins w:id="2" w:author="张燕明" w:date="2018-01-08T13:58:00Z"/>
          <w:rFonts w:asciiTheme="minorEastAsia" w:hAnsiTheme="minorEastAsia"/>
        </w:rPr>
      </w:pPr>
      <w:r>
        <w:rPr>
          <w:rFonts w:hint="eastAsia" w:asciiTheme="minorEastAsia" w:hAnsiTheme="minorEastAsia"/>
          <w:lang w:val="en-US" w:eastAsia="zh-CN"/>
        </w:rPr>
        <w:t>ISV：</w:t>
      </w:r>
      <w:r>
        <w:rPr>
          <w:rFonts w:hint="eastAsia" w:asciiTheme="minorEastAsia" w:hAnsiTheme="minorEastAsia"/>
          <w:color w:val="auto"/>
          <w:lang w:val="en-US" w:eastAsia="zh-CN"/>
        </w:rPr>
        <w:t>KA</w:t>
      </w:r>
      <w:r>
        <w:rPr>
          <w:rFonts w:hint="eastAsia" w:asciiTheme="minorEastAsia" w:hAnsiTheme="minorEastAsia"/>
          <w:lang w:val="en-US" w:eastAsia="zh-CN"/>
        </w:rPr>
        <w:t>的系统</w:t>
      </w:r>
    </w:p>
    <w:p>
      <w:pPr>
        <w:rPr>
          <w:rFonts w:asciiTheme="minorEastAsia" w:hAnsiTheme="minorEastAsia"/>
        </w:rPr>
      </w:pPr>
      <w:r>
        <w:rPr>
          <w:rFonts w:hint="eastAsia" w:asciiTheme="minorEastAsia" w:hAnsiTheme="minorEastAsia"/>
          <w:lang w:val="en-US" w:eastAsia="zh-CN"/>
        </w:rPr>
        <w:t>SAAS系统</w:t>
      </w:r>
      <w:ins w:id="3" w:author="张燕明" w:date="2018-01-08T13:58:00Z">
        <w:r>
          <w:rPr>
            <w:rFonts w:asciiTheme="minorEastAsia" w:hAnsiTheme="minorEastAsia"/>
          </w:rPr>
          <w:t>：</w:t>
        </w:r>
      </w:ins>
      <w:r>
        <w:rPr>
          <w:rFonts w:hint="eastAsia" w:asciiTheme="minorEastAsia" w:hAnsiTheme="minorEastAsia"/>
          <w:lang w:eastAsia="zh-CN"/>
        </w:rPr>
        <w:t>蘑菇的</w:t>
      </w:r>
      <w:r>
        <w:rPr>
          <w:rFonts w:hint="eastAsia" w:asciiTheme="minorEastAsia" w:hAnsiTheme="minorEastAsia"/>
          <w:lang w:val="en-US" w:eastAsia="zh-CN"/>
        </w:rPr>
        <w:t>B端系统</w:t>
      </w:r>
    </w:p>
    <w:p>
      <w:pPr>
        <w:pStyle w:val="3"/>
      </w:pPr>
      <w:bookmarkStart w:id="0" w:name="OLE_LINK3"/>
      <w:r>
        <w:t>开发者接入流程</w:t>
      </w:r>
    </w:p>
    <w:p>
      <w:pPr>
        <w:numPr>
          <w:ilvl w:val="0"/>
          <w:numId w:val="3"/>
        </w:numPr>
        <w:tabs>
          <w:tab w:val="left" w:pos="440"/>
          <w:tab w:val="clear" w:pos="720"/>
        </w:tabs>
        <w:overflowPunct w:val="0"/>
        <w:ind w:left="440" w:hanging="430"/>
        <w:rPr>
          <w:rFonts w:hint="default" w:eastAsia="Times New Roman"/>
          <w:sz w:val="24"/>
        </w:rPr>
      </w:pPr>
      <w:bookmarkStart w:id="1" w:name="OLE_LINK1"/>
      <w:r>
        <w:rPr>
          <w:rFonts w:hint="eastAsia" w:ascii="宋体" w:hAnsi="宋体"/>
          <w:sz w:val="24"/>
        </w:rPr>
        <w:t>公寓运营商基础信息同步</w:t>
      </w:r>
      <w:r>
        <w:rPr>
          <w:rFonts w:hint="eastAsia" w:ascii="宋体" w:hAnsi="宋体"/>
          <w:sz w:val="24"/>
          <w:lang w:eastAsia="zh-CN"/>
        </w:rPr>
        <w:t>接口</w:t>
      </w:r>
      <w:r>
        <w:rPr>
          <w:rFonts w:hint="eastAsia" w:ascii="宋体" w:hAnsi="宋体"/>
          <w:sz w:val="24"/>
        </w:rPr>
        <w:t>；</w:t>
      </w:r>
      <w:bookmarkStart w:id="2" w:name="OLE_LINK2"/>
      <w:r>
        <w:rPr>
          <w:rFonts w:hint="default" w:ascii="Arial" w:hAnsi="Arial"/>
          <w:sz w:val="24"/>
        </w:rPr>
        <w:t>(</w:t>
      </w:r>
      <w:r>
        <w:rPr>
          <w:rFonts w:hint="eastAsia" w:ascii="宋体" w:hAnsi="宋体"/>
          <w:sz w:val="24"/>
        </w:rPr>
        <w:t>测试环境不用走这一步，预</w:t>
      </w:r>
      <w:r>
        <w:rPr>
          <w:rFonts w:hint="eastAsia" w:ascii="宋体" w:hAnsi="宋体"/>
          <w:sz w:val="24"/>
          <w:lang w:eastAsia="zh-CN"/>
        </w:rPr>
        <w:t>发</w:t>
      </w:r>
      <w:r>
        <w:rPr>
          <w:rFonts w:hint="eastAsia" w:ascii="宋体" w:hAnsi="宋体"/>
          <w:sz w:val="24"/>
        </w:rPr>
        <w:t>环境必须走</w:t>
      </w:r>
      <w:r>
        <w:rPr>
          <w:rFonts w:hint="default" w:ascii="Arial" w:hAnsi="Arial"/>
          <w:sz w:val="24"/>
        </w:rPr>
        <w:t>)</w:t>
      </w:r>
    </w:p>
    <w:bookmarkEnd w:id="2"/>
    <w:p>
      <w:pPr>
        <w:numPr>
          <w:ilvl w:val="0"/>
          <w:numId w:val="3"/>
        </w:numPr>
        <w:tabs>
          <w:tab w:val="left" w:pos="440"/>
          <w:tab w:val="clear" w:pos="720"/>
        </w:tabs>
        <w:overflowPunct w:val="0"/>
        <w:ind w:left="440" w:hanging="430"/>
        <w:rPr>
          <w:rFonts w:hint="default" w:eastAsia="Times New Roman"/>
          <w:sz w:val="24"/>
        </w:rPr>
      </w:pPr>
      <w:r>
        <w:rPr>
          <w:rFonts w:hint="eastAsia" w:ascii="Arial" w:hAnsi="Arial"/>
          <w:sz w:val="24"/>
          <w:lang w:eastAsia="zh-CN"/>
        </w:rPr>
        <w:t>公寓运营商基础信息获取</w:t>
      </w:r>
      <w:r>
        <w:rPr>
          <w:rFonts w:hint="eastAsia"/>
          <w:sz w:val="24"/>
          <w:lang w:eastAsia="zh-CN"/>
        </w:rPr>
        <w:t>接口</w:t>
      </w:r>
      <w:r>
        <w:rPr>
          <w:rFonts w:hint="eastAsia"/>
          <w:sz w:val="24"/>
          <w:lang w:val="en-US" w:eastAsia="zh-CN"/>
        </w:rPr>
        <w:t xml:space="preserve">    </w:t>
      </w:r>
      <w:r>
        <w:rPr>
          <w:rFonts w:hint="default" w:ascii="Arial" w:hAnsi="Arial"/>
          <w:sz w:val="24"/>
        </w:rPr>
        <w:t>(</w:t>
      </w:r>
      <w:r>
        <w:rPr>
          <w:rFonts w:hint="eastAsia" w:ascii="宋体" w:hAnsi="宋体"/>
          <w:sz w:val="24"/>
        </w:rPr>
        <w:t>测试环境不用走这一步</w:t>
      </w:r>
      <w:r>
        <w:rPr>
          <w:rFonts w:hint="default" w:ascii="Arial" w:hAnsi="Arial"/>
          <w:sz w:val="24"/>
        </w:rPr>
        <w:t>)</w:t>
      </w:r>
    </w:p>
    <w:p>
      <w:pPr>
        <w:numPr>
          <w:ilvl w:val="0"/>
          <w:numId w:val="3"/>
        </w:numPr>
        <w:tabs>
          <w:tab w:val="left" w:pos="440"/>
          <w:tab w:val="clear" w:pos="720"/>
        </w:tabs>
        <w:overflowPunct w:val="0"/>
        <w:ind w:left="440" w:hanging="430"/>
        <w:rPr>
          <w:rFonts w:hint="default" w:eastAsia="Times New Roman"/>
          <w:sz w:val="24"/>
        </w:rPr>
      </w:pPr>
      <w:r>
        <w:rPr>
          <w:rFonts w:hint="eastAsia" w:ascii="宋体" w:hAnsi="宋体"/>
          <w:sz w:val="24"/>
          <w:lang w:val="en-US" w:eastAsia="zh-CN"/>
        </w:rPr>
        <w:t>文件上传接口，</w:t>
      </w:r>
      <w:r>
        <w:rPr>
          <w:rFonts w:hint="eastAsia"/>
          <w:sz w:val="24"/>
          <w:lang w:eastAsia="zh-CN"/>
        </w:rPr>
        <w:t>获取</w:t>
      </w:r>
      <w:r>
        <w:rPr>
          <w:rFonts w:hint="eastAsia" w:ascii="宋体" w:hAnsi="宋体"/>
          <w:sz w:val="24"/>
          <w:lang w:val="en-US" w:eastAsia="zh-CN"/>
        </w:rPr>
        <w:t>图片地址</w:t>
      </w:r>
    </w:p>
    <w:p>
      <w:pPr>
        <w:numPr>
          <w:ilvl w:val="0"/>
          <w:numId w:val="3"/>
        </w:numPr>
        <w:tabs>
          <w:tab w:val="left" w:pos="440"/>
          <w:tab w:val="clear" w:pos="720"/>
        </w:tabs>
        <w:overflowPunct w:val="0"/>
        <w:ind w:left="440" w:hanging="430"/>
        <w:rPr>
          <w:rFonts w:hint="default" w:eastAsia="Times New Roman"/>
          <w:sz w:val="24"/>
        </w:rPr>
      </w:pPr>
      <w:r>
        <w:rPr>
          <w:rFonts w:hint="default" w:eastAsia="Times New Roman"/>
          <w:sz w:val="24"/>
        </w:rPr>
        <w:t>小区同步</w:t>
      </w:r>
      <w:r>
        <w:rPr>
          <w:rFonts w:hint="eastAsia"/>
          <w:sz w:val="24"/>
          <w:lang w:eastAsia="zh-CN"/>
        </w:rPr>
        <w:t>接口，获取小区请求号</w:t>
      </w:r>
    </w:p>
    <w:p>
      <w:pPr>
        <w:numPr>
          <w:ilvl w:val="0"/>
          <w:numId w:val="3"/>
        </w:numPr>
        <w:tabs>
          <w:tab w:val="left" w:pos="440"/>
          <w:tab w:val="clear" w:pos="720"/>
        </w:tabs>
        <w:overflowPunct w:val="0"/>
        <w:ind w:left="440" w:hanging="430"/>
        <w:rPr>
          <w:rFonts w:hint="default" w:eastAsia="Times New Roman"/>
          <w:sz w:val="24"/>
        </w:rPr>
      </w:pPr>
      <w:r>
        <w:rPr>
          <w:rFonts w:hint="eastAsia"/>
          <w:sz w:val="24"/>
          <w:lang w:eastAsia="zh-CN"/>
        </w:rPr>
        <w:t>用小区请求号和图片地址同步分散式和集中式房源</w:t>
      </w:r>
    </w:p>
    <w:p>
      <w:pPr>
        <w:numPr>
          <w:ilvl w:val="0"/>
          <w:numId w:val="3"/>
        </w:numPr>
        <w:tabs>
          <w:tab w:val="left" w:pos="440"/>
          <w:tab w:val="clear" w:pos="720"/>
        </w:tabs>
        <w:overflowPunct w:val="0"/>
        <w:ind w:left="440" w:hanging="430"/>
        <w:rPr>
          <w:rFonts w:hint="default"/>
          <w:sz w:val="24"/>
        </w:rPr>
      </w:pPr>
      <w:r>
        <w:rPr>
          <w:rFonts w:hint="eastAsia"/>
          <w:sz w:val="24"/>
          <w:lang w:eastAsia="zh-CN"/>
        </w:rPr>
        <w:t>调用房源上架接口</w:t>
      </w:r>
    </w:p>
    <w:p>
      <w:pPr>
        <w:numPr>
          <w:ilvl w:val="0"/>
          <w:numId w:val="3"/>
        </w:numPr>
        <w:tabs>
          <w:tab w:val="left" w:pos="440"/>
          <w:tab w:val="clear" w:pos="720"/>
        </w:tabs>
        <w:overflowPunct w:val="0"/>
        <w:ind w:left="440" w:hanging="430"/>
        <w:rPr>
          <w:rFonts w:hint="default"/>
          <w:sz w:val="24"/>
        </w:rPr>
      </w:pPr>
      <w:r>
        <w:rPr>
          <w:rFonts w:hint="eastAsia" w:ascii="宋体" w:hAnsi="宋体"/>
          <w:sz w:val="24"/>
        </w:rPr>
        <w:t>公寓运营商服务地址注册</w:t>
      </w:r>
      <w:r>
        <w:rPr>
          <w:rFonts w:hint="eastAsia"/>
          <w:sz w:val="24"/>
          <w:lang w:eastAsia="zh-CN"/>
        </w:rPr>
        <w:t>接口</w:t>
      </w:r>
      <w:r>
        <w:rPr>
          <w:rFonts w:hint="eastAsia" w:ascii="宋体" w:hAnsi="宋体"/>
          <w:sz w:val="24"/>
          <w:lang w:val="en-US" w:eastAsia="zh-CN"/>
        </w:rPr>
        <w:t>(未开发好，可以推后)</w:t>
      </w:r>
    </w:p>
    <w:p>
      <w:pPr>
        <w:numPr>
          <w:ilvl w:val="0"/>
          <w:numId w:val="3"/>
        </w:numPr>
        <w:tabs>
          <w:tab w:val="left" w:pos="440"/>
          <w:tab w:val="clear" w:pos="720"/>
        </w:tabs>
        <w:overflowPunct w:val="0"/>
        <w:ind w:left="440" w:hanging="430"/>
        <w:rPr>
          <w:rFonts w:hint="eastAsia" w:ascii="宋体" w:hAnsi="宋体"/>
          <w:sz w:val="21"/>
        </w:rPr>
      </w:pPr>
      <w:r>
        <w:rPr>
          <w:rFonts w:hint="eastAsia" w:ascii="宋体" w:hAnsi="宋体"/>
          <w:sz w:val="21"/>
        </w:rPr>
        <w:t>公寓运营商注册预约看房，确认租约，拨号记录，支付页面 url 跳转的服务地址</w:t>
      </w:r>
      <w:bookmarkEnd w:id="0"/>
      <w:bookmarkEnd w:id="1"/>
    </w:p>
    <w:p/>
    <w:p>
      <w:pPr>
        <w:pStyle w:val="3"/>
      </w:pPr>
      <w:commentRangeStart w:id="5"/>
      <w:commentRangeStart w:id="6"/>
      <w:commentRangeStart w:id="7"/>
      <w:commentRangeStart w:id="8"/>
      <w:r>
        <w:t>用户使用流程</w:t>
      </w:r>
    </w:p>
    <w:p>
      <w:pPr>
        <w:pStyle w:val="24"/>
        <w:numPr>
          <w:ilvl w:val="0"/>
          <w:numId w:val="4"/>
        </w:numPr>
        <w:ind w:firstLineChars="0"/>
        <w:rPr>
          <w:rFonts w:asciiTheme="minorEastAsia" w:hAnsiTheme="minorEastAsia"/>
        </w:rPr>
      </w:pPr>
      <w:r>
        <w:rPr>
          <w:rFonts w:hint="eastAsia" w:asciiTheme="minorEastAsia" w:hAnsiTheme="minorEastAsia"/>
        </w:rPr>
        <w:t>用户进入支付宝</w:t>
      </w:r>
      <w:r>
        <w:rPr>
          <w:rFonts w:cs="Times New Roman" w:asciiTheme="minorEastAsia" w:hAnsiTheme="minorEastAsia"/>
        </w:rPr>
        <w:t>-</w:t>
      </w:r>
      <w:r>
        <w:rPr>
          <w:rFonts w:hint="eastAsia" w:asciiTheme="minorEastAsia" w:hAnsiTheme="minorEastAsia"/>
        </w:rPr>
        <w:t>租房；</w:t>
      </w:r>
      <w:r>
        <w:rPr>
          <w:rFonts w:cs="Times New Roman" w:asciiTheme="minorEastAsia" w:hAnsiTheme="minorEastAsia"/>
        </w:rPr>
        <w:t xml:space="preserve"> </w:t>
      </w:r>
    </w:p>
    <w:p>
      <w:pPr>
        <w:pStyle w:val="24"/>
        <w:numPr>
          <w:ilvl w:val="0"/>
          <w:numId w:val="4"/>
        </w:numPr>
        <w:ind w:firstLineChars="0"/>
        <w:rPr>
          <w:rFonts w:asciiTheme="minorEastAsia" w:hAnsiTheme="minorEastAsia"/>
        </w:rPr>
      </w:pPr>
      <w:r>
        <w:rPr>
          <w:rFonts w:hint="eastAsia" w:asciiTheme="minorEastAsia" w:hAnsiTheme="minorEastAsia"/>
        </w:rPr>
        <w:t>用户选择区域查询附近的房源；</w:t>
      </w:r>
      <w:r>
        <w:rPr>
          <w:rFonts w:cs="Times New Roman" w:asciiTheme="minorEastAsia" w:hAnsiTheme="minorEastAsia"/>
        </w:rPr>
        <w:t xml:space="preserve"> </w:t>
      </w:r>
    </w:p>
    <w:p>
      <w:pPr>
        <w:pStyle w:val="24"/>
        <w:numPr>
          <w:ilvl w:val="0"/>
          <w:numId w:val="4"/>
        </w:numPr>
        <w:ind w:firstLineChars="0"/>
        <w:rPr>
          <w:rFonts w:asciiTheme="minorEastAsia" w:hAnsiTheme="minorEastAsia"/>
        </w:rPr>
      </w:pPr>
      <w:r>
        <w:rPr>
          <w:rFonts w:hint="eastAsia" w:asciiTheme="minorEastAsia" w:hAnsiTheme="minorEastAsia"/>
        </w:rPr>
        <w:t>在房源列表可以联系房东，预约看房；</w:t>
      </w:r>
    </w:p>
    <w:p>
      <w:pPr>
        <w:pStyle w:val="24"/>
        <w:numPr>
          <w:ilvl w:val="0"/>
          <w:numId w:val="4"/>
        </w:numPr>
        <w:ind w:firstLineChars="0"/>
        <w:rPr>
          <w:rFonts w:asciiTheme="minorEastAsia" w:hAnsiTheme="minorEastAsia"/>
        </w:rPr>
      </w:pPr>
      <w:r>
        <w:rPr>
          <w:rFonts w:hint="eastAsia" w:asciiTheme="minorEastAsia" w:hAnsiTheme="minorEastAsia"/>
        </w:rPr>
        <w:t>用户看完房，和房东线下达成签约意向。</w:t>
      </w:r>
    </w:p>
    <w:p>
      <w:pPr>
        <w:pStyle w:val="3"/>
        <w:keepNext w:val="0"/>
        <w:keepLines w:val="0"/>
      </w:pPr>
      <w:r>
        <w:t xml:space="preserve">房东 </w:t>
      </w:r>
      <w:r>
        <w:rPr>
          <w:rFonts w:ascii="Times New Roman" w:hAnsi="Times New Roman" w:eastAsia="Times New Roman" w:cs="Times New Roman"/>
        </w:rPr>
        <w:t>Sass</w:t>
      </w:r>
      <w:r>
        <w:rPr>
          <w:sz w:val="21"/>
        </w:rPr>
        <w:t xml:space="preserve"> </w:t>
      </w:r>
      <w:r>
        <w:t>页面流程</w:t>
      </w:r>
      <w:r>
        <w:rPr>
          <w:rFonts w:hint="eastAsia"/>
        </w:rPr>
        <w:t>：</w:t>
      </w:r>
    </w:p>
    <w:p>
      <w:pPr>
        <w:pStyle w:val="24"/>
        <w:numPr>
          <w:ilvl w:val="0"/>
          <w:numId w:val="5"/>
        </w:numPr>
        <w:ind w:firstLineChars="0"/>
        <w:rPr>
          <w:rFonts w:asciiTheme="minorEastAsia" w:hAnsiTheme="minorEastAsia"/>
        </w:rPr>
      </w:pPr>
      <w:r>
        <w:rPr>
          <w:rFonts w:hint="eastAsia" w:cs="宋体" w:asciiTheme="minorEastAsia" w:hAnsiTheme="minorEastAsia"/>
        </w:rPr>
        <w:t>软件访问位置</w:t>
      </w:r>
      <w:r>
        <w:rPr>
          <w:rFonts w:cs="Times New Roman" w:asciiTheme="minorEastAsia" w:hAnsiTheme="minorEastAsia"/>
        </w:rPr>
        <w:t xml:space="preserve"> </w:t>
      </w:r>
    </w:p>
    <w:p>
      <w:pPr>
        <w:pStyle w:val="24"/>
        <w:numPr>
          <w:ilvl w:val="0"/>
          <w:numId w:val="5"/>
        </w:numPr>
        <w:ind w:firstLineChars="0"/>
        <w:rPr>
          <w:rFonts w:asciiTheme="minorEastAsia" w:hAnsiTheme="minorEastAsia"/>
        </w:rPr>
      </w:pPr>
      <w:r>
        <w:rPr>
          <w:rFonts w:asciiTheme="minorEastAsia" w:hAnsiTheme="minorEastAsia"/>
        </w:rPr>
        <w:t>找房</w:t>
      </w:r>
      <w:r>
        <w:rPr>
          <w:rFonts w:cs="Times New Roman" w:asciiTheme="minorEastAsia" w:hAnsiTheme="minorEastAsia"/>
        </w:rPr>
        <w:t xml:space="preserve"> </w:t>
      </w:r>
    </w:p>
    <w:p>
      <w:pPr>
        <w:pStyle w:val="24"/>
        <w:numPr>
          <w:ilvl w:val="0"/>
          <w:numId w:val="5"/>
        </w:numPr>
        <w:ind w:firstLineChars="0"/>
        <w:rPr>
          <w:rFonts w:asciiTheme="minorEastAsia" w:hAnsiTheme="minorEastAsia"/>
        </w:rPr>
      </w:pPr>
      <w:r>
        <w:rPr>
          <w:rFonts w:asciiTheme="minorEastAsia" w:hAnsiTheme="minorEastAsia"/>
        </w:rPr>
        <w:t>联系房东</w:t>
      </w:r>
      <w:r>
        <w:rPr>
          <w:rFonts w:cs="Times New Roman" w:asciiTheme="minorEastAsia" w:hAnsiTheme="minorEastAsia"/>
        </w:rPr>
        <w:t>&amp;</w:t>
      </w:r>
      <w:r>
        <w:rPr>
          <w:rFonts w:asciiTheme="minorEastAsia" w:hAnsiTheme="minorEastAsia"/>
        </w:rPr>
        <w:t xml:space="preserve">预约看房 </w:t>
      </w:r>
    </w:p>
    <w:p>
      <w:pPr>
        <w:spacing w:after="247"/>
        <w:ind w:left="12"/>
      </w:pPr>
      <w:r>
        <w:drawing>
          <wp:inline distT="0" distB="0" distL="0" distR="0">
            <wp:extent cx="1714500" cy="3029585"/>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7"/>
                    <a:stretch>
                      <a:fillRect/>
                    </a:stretch>
                  </pic:blipFill>
                  <pic:spPr>
                    <a:xfrm>
                      <a:off x="0" y="0"/>
                      <a:ext cx="1714500" cy="3029712"/>
                    </a:xfrm>
                    <a:prstGeom prst="rect">
                      <a:avLst/>
                    </a:prstGeom>
                  </pic:spPr>
                </pic:pic>
              </a:graphicData>
            </a:graphic>
          </wp:inline>
        </w:drawing>
      </w:r>
      <w:r>
        <w:rPr>
          <w:rFonts w:ascii="宋体" w:hAnsi="宋体" w:eastAsia="宋体" w:cs="宋体"/>
        </w:rPr>
        <w:t xml:space="preserve">  </w:t>
      </w:r>
      <w:r>
        <w:rPr>
          <w:position w:val="2"/>
        </w:rPr>
        <w:drawing>
          <wp:inline distT="0" distB="0" distL="0" distR="0">
            <wp:extent cx="1714500" cy="3038475"/>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18"/>
                    <a:stretch>
                      <a:fillRect/>
                    </a:stretch>
                  </pic:blipFill>
                  <pic:spPr>
                    <a:xfrm>
                      <a:off x="0" y="0"/>
                      <a:ext cx="1714500" cy="3038856"/>
                    </a:xfrm>
                    <a:prstGeom prst="rect">
                      <a:avLst/>
                    </a:prstGeom>
                  </pic:spPr>
                </pic:pic>
              </a:graphicData>
            </a:graphic>
          </wp:inline>
        </w:drawing>
      </w:r>
      <w:r>
        <w:rPr>
          <w:rFonts w:ascii="宋体" w:hAnsi="宋体" w:eastAsia="宋体" w:cs="宋体"/>
        </w:rPr>
        <w:t xml:space="preserve">    </w:t>
      </w:r>
    </w:p>
    <w:p>
      <w:r>
        <w:t>打开支付宝，选择第一张图的红框处“全部”，跳转到第二张图后，选择最后第三方提供服务下的</w:t>
      </w:r>
      <w:r>
        <w:rPr>
          <w:rFonts w:ascii="Times New Roman" w:hAnsi="Times New Roman" w:eastAsia="Times New Roman" w:cs="Times New Roman"/>
        </w:rPr>
        <w:t xml:space="preserve"> </w:t>
      </w:r>
      <w:r>
        <w:t>“租房”应用。</w:t>
      </w:r>
      <w:r>
        <w:rPr>
          <w:rFonts w:ascii="Times New Roman" w:hAnsi="Times New Roman" w:eastAsia="Times New Roman" w:cs="Times New Roman"/>
        </w:rPr>
        <w:t xml:space="preserve"> </w:t>
      </w:r>
    </w:p>
    <w:p>
      <w:pPr>
        <w:ind w:left="12"/>
      </w:pPr>
      <w:r>
        <w:rPr>
          <w:rFonts w:ascii="微软雅黑" w:hAnsi="微软雅黑" w:eastAsia="微软雅黑" w:cs="微软雅黑"/>
        </w:rPr>
        <w:t xml:space="preserve"> </w:t>
      </w:r>
    </w:p>
    <w:p>
      <w:pPr>
        <w:spacing w:after="341"/>
        <w:ind w:right="476"/>
        <w:jc w:val="right"/>
      </w:pPr>
      <w:r>
        <mc:AlternateContent>
          <mc:Choice Requires="wpg">
            <w:drawing>
              <wp:inline distT="0" distB="0" distL="0" distR="0">
                <wp:extent cx="5676900" cy="3398520"/>
                <wp:effectExtent l="0" t="0" r="0" b="0"/>
                <wp:docPr id="5347" name="Group 5347"/>
                <wp:cNvGraphicFramePr/>
                <a:graphic xmlns:a="http://schemas.openxmlformats.org/drawingml/2006/main">
                  <a:graphicData uri="http://schemas.microsoft.com/office/word/2010/wordprocessingGroup">
                    <wpg:wgp>
                      <wpg:cNvGrpSpPr/>
                      <wpg:grpSpPr>
                        <a:xfrm>
                          <a:off x="0" y="0"/>
                          <a:ext cx="5676900" cy="3399101"/>
                          <a:chOff x="0" y="0"/>
                          <a:chExt cx="5676900" cy="3399101"/>
                        </a:xfrm>
                      </wpg:grpSpPr>
                      <pic:pic xmlns:pic="http://schemas.openxmlformats.org/drawingml/2006/picture">
                        <pic:nvPicPr>
                          <pic:cNvPr id="361" name="Picture 361"/>
                          <pic:cNvPicPr/>
                        </pic:nvPicPr>
                        <pic:blipFill>
                          <a:blip r:embed="rId19"/>
                          <a:stretch>
                            <a:fillRect/>
                          </a:stretch>
                        </pic:blipFill>
                        <pic:spPr>
                          <a:xfrm>
                            <a:off x="0" y="0"/>
                            <a:ext cx="1821180" cy="3309620"/>
                          </a:xfrm>
                          <a:prstGeom prst="rect">
                            <a:avLst/>
                          </a:prstGeom>
                        </pic:spPr>
                      </pic:pic>
                      <wps:wsp>
                        <wps:cNvPr id="362" name="Rectangle 362"/>
                        <wps:cNvSpPr/>
                        <wps:spPr>
                          <a:xfrm>
                            <a:off x="1822069" y="3174720"/>
                            <a:ext cx="50673" cy="224381"/>
                          </a:xfrm>
                          <a:prstGeom prst="rect">
                            <a:avLst/>
                          </a:prstGeom>
                          <a:ln>
                            <a:noFill/>
                          </a:ln>
                        </wps:spPr>
                        <wps:txbx>
                          <w:txbxContent>
                            <w:p>
                              <w:r>
                                <w:rPr>
                                  <w:rFonts w:ascii="Times New Roman" w:hAnsi="Times New Roman" w:eastAsia="Times New Roman" w:cs="Times New Roman"/>
                                </w:rPr>
                                <w:t xml:space="preserve"> </w:t>
                              </w:r>
                            </w:p>
                          </w:txbxContent>
                        </wps:txbx>
                        <wps:bodyPr horzOverflow="overflow" lIns="0" tIns="0" rIns="0" bIns="0" rtlCol="0">
                          <a:noAutofit/>
                        </wps:bodyPr>
                      </wps:wsp>
                      <pic:pic xmlns:pic="http://schemas.openxmlformats.org/drawingml/2006/picture">
                        <pic:nvPicPr>
                          <pic:cNvPr id="363" name="Picture 363"/>
                          <pic:cNvPicPr/>
                        </pic:nvPicPr>
                        <pic:blipFill>
                          <a:blip r:embed="rId20"/>
                          <a:stretch>
                            <a:fillRect/>
                          </a:stretch>
                        </pic:blipFill>
                        <pic:spPr>
                          <a:xfrm>
                            <a:off x="1897380" y="17780"/>
                            <a:ext cx="1862455" cy="3291841"/>
                          </a:xfrm>
                          <a:prstGeom prst="rect">
                            <a:avLst/>
                          </a:prstGeom>
                        </pic:spPr>
                      </pic:pic>
                      <wps:wsp>
                        <wps:cNvPr id="364" name="Rectangle 364"/>
                        <wps:cNvSpPr/>
                        <wps:spPr>
                          <a:xfrm>
                            <a:off x="3760851" y="3174720"/>
                            <a:ext cx="50673" cy="224381"/>
                          </a:xfrm>
                          <a:prstGeom prst="rect">
                            <a:avLst/>
                          </a:prstGeom>
                          <a:ln>
                            <a:noFill/>
                          </a:ln>
                        </wps:spPr>
                        <wps:txbx>
                          <w:txbxContent>
                            <w:p>
                              <w:r>
                                <w:rPr>
                                  <w:rFonts w:ascii="Times New Roman" w:hAnsi="Times New Roman" w:eastAsia="Times New Roman" w:cs="Times New Roman"/>
                                </w:rPr>
                                <w:t xml:space="preserve"> </w:t>
                              </w:r>
                            </w:p>
                          </w:txbxContent>
                        </wps:txbx>
                        <wps:bodyPr horzOverflow="overflow" lIns="0" tIns="0" rIns="0" bIns="0" rtlCol="0">
                          <a:noAutofit/>
                        </wps:bodyPr>
                      </wps:wsp>
                      <pic:pic xmlns:pic="http://schemas.openxmlformats.org/drawingml/2006/picture">
                        <pic:nvPicPr>
                          <pic:cNvPr id="365" name="Picture 365"/>
                          <pic:cNvPicPr/>
                        </pic:nvPicPr>
                        <pic:blipFill>
                          <a:blip r:embed="rId21"/>
                          <a:stretch>
                            <a:fillRect/>
                          </a:stretch>
                        </pic:blipFill>
                        <pic:spPr>
                          <a:xfrm>
                            <a:off x="3836035" y="36195"/>
                            <a:ext cx="1840865" cy="3273425"/>
                          </a:xfrm>
                          <a:prstGeom prst="rect">
                            <a:avLst/>
                          </a:prstGeom>
                        </pic:spPr>
                      </pic:pic>
                    </wpg:wgp>
                  </a:graphicData>
                </a:graphic>
              </wp:inline>
            </w:drawing>
          </mc:Choice>
          <mc:Fallback>
            <w:pict>
              <v:group id="Group 5347" o:spid="_x0000_s1026" o:spt="203" style="height:267.6pt;width:447pt;" coordsize="5676900,3399101" o:gfxdata="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">
                <o:lock v:ext="edit" aspectratio="f"/>
                <v:shape id="Picture 361" o:spid="_x0000_s1026" o:spt="75" type="#_x0000_t75" style="position:absolute;left:0;top:0;height:3309620;width:1821180;" filled="f" o:preferrelative="t" stroked="f" coordsize="21600,21600" o:gfxdata="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XMQjvQAA&#10;ANwAAAAPAAAAAAAAAAEAIAAAACIAAABkcnMvZG93bnJldi54bWxQSwECFAAUAAAACACHTuJAMy8F&#10;njsAAAA5AAAAEAAAAAAAAAABACAAAAAMAQAAZHJzL3NoYXBleG1sLnhtbFBLBQYAAAAABgAGAFsB&#10;AAC2AwAAAAA=&#10;">
                  <v:fill on="f" focussize="0,0"/>
                  <v:stroke on="f"/>
                  <v:imagedata r:id="rId19" o:title=""/>
                  <o:lock v:ext="edit" aspectratio="f"/>
                </v:shape>
                <v:rect id="Rectangle 362" o:spid="_x0000_s1026" o:spt="1" style="position:absolute;left:1822069;top:3174720;height:224381;width:50673;" filled="f" stroked="f" coordsize="21600,21600" o:gfxdata="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gW2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rPr>
                          <w:t xml:space="preserve"> </w:t>
                        </w:r>
                      </w:p>
                    </w:txbxContent>
                  </v:textbox>
                </v:rect>
                <v:shape id="Picture 363" o:spid="_x0000_s1026" o:spt="75" type="#_x0000_t75" style="position:absolute;left:1897380;top:17780;height:3291841;width:1862455;" filled="f" o:preferrelative="t" stroked="f" coordsize="21600,21600" o:gfxdata="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alycL4A&#10;AADcAAAADwAAAAAAAAABACAAAAAiAAAAZHJzL2Rvd25yZXYueG1sUEsBAhQAFAAAAAgAh07iQDMv&#10;BZ47AAAAOQAAABAAAAAAAAAAAQAgAAAADQEAAGRycy9zaGFwZXhtbC54bWxQSwUGAAAAAAYABgBb&#10;AQAAtwMAAAAA&#10;">
                  <v:fill on="f" focussize="0,0"/>
                  <v:stroke on="f"/>
                  <v:imagedata r:id="rId20" o:title=""/>
                  <o:lock v:ext="edit" aspectratio="f"/>
                </v:shape>
                <v:rect id="Rectangle 364" o:spid="_x0000_s1026" o:spt="1" style="position:absolute;left:3760851;top:3174720;height:224381;width:50673;" filled="f" stroked="f" coordsize="21600,21600" o:gfxdata="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FZo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rPr>
                          <w:t xml:space="preserve"> </w:t>
                        </w:r>
                      </w:p>
                    </w:txbxContent>
                  </v:textbox>
                </v:rect>
                <v:shape id="Picture 365" o:spid="_x0000_s1026" o:spt="75" type="#_x0000_t75" style="position:absolute;left:3836035;top:36195;height:3273425;width:1840865;" filled="f" o:preferrelative="t" stroked="f" coordsize="21600,21600" o:gfxdata="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qLp8&#10;wAAAANwAAAAPAAAAAAAAAAEAIAAAACIAAABkcnMvZG93bnJldi54bWxQSwECFAAUAAAACACHTuJA&#10;My8FnjsAAAA5AAAAEAAAAAAAAAABACAAAAAPAQAAZHJzL3NoYXBleG1sLnhtbFBLBQYAAAAABgAG&#10;AFsBAAC5AwAAAAA=&#10;">
                  <v:fill on="f" focussize="0,0"/>
                  <v:stroke on="f"/>
                  <v:imagedata r:id="rId21" o:title=""/>
                  <o:lock v:ext="edit" aspectratio="f"/>
                </v:shape>
                <w10:wrap type="none"/>
                <w10:anchorlock/>
              </v:group>
            </w:pict>
          </mc:Fallback>
        </mc:AlternateContent>
      </w:r>
      <w:r>
        <w:rPr>
          <w:rFonts w:ascii="微软雅黑" w:hAnsi="微软雅黑" w:eastAsia="微软雅黑" w:cs="微软雅黑"/>
        </w:rPr>
        <w:t xml:space="preserve"> </w:t>
      </w:r>
    </w:p>
    <w:p>
      <w:pPr>
        <w:spacing w:after="221"/>
        <w:ind w:left="11"/>
      </w:pPr>
      <w:r>
        <mc:AlternateContent>
          <mc:Choice Requires="wpg">
            <w:drawing>
              <wp:inline distT="0" distB="0" distL="0" distR="0">
                <wp:extent cx="4186555" cy="3679825"/>
                <wp:effectExtent l="0" t="0" r="0" b="0"/>
                <wp:docPr id="5367" name="Group 5367"/>
                <wp:cNvGraphicFramePr/>
                <a:graphic xmlns:a="http://schemas.openxmlformats.org/drawingml/2006/main">
                  <a:graphicData uri="http://schemas.microsoft.com/office/word/2010/wordprocessingGroup">
                    <wpg:wgp>
                      <wpg:cNvGrpSpPr/>
                      <wpg:grpSpPr>
                        <a:xfrm>
                          <a:off x="0" y="0"/>
                          <a:ext cx="4186962" cy="3680087"/>
                          <a:chOff x="0" y="0"/>
                          <a:chExt cx="4186962" cy="3680087"/>
                        </a:xfrm>
                      </wpg:grpSpPr>
                      <pic:pic xmlns:pic="http://schemas.openxmlformats.org/drawingml/2006/picture">
                        <pic:nvPicPr>
                          <pic:cNvPr id="385" name="Picture 385"/>
                          <pic:cNvPicPr/>
                        </pic:nvPicPr>
                        <pic:blipFill>
                          <a:blip r:embed="rId22"/>
                          <a:stretch>
                            <a:fillRect/>
                          </a:stretch>
                        </pic:blipFill>
                        <pic:spPr>
                          <a:xfrm>
                            <a:off x="0" y="0"/>
                            <a:ext cx="2026920" cy="3639820"/>
                          </a:xfrm>
                          <a:prstGeom prst="rect">
                            <a:avLst/>
                          </a:prstGeom>
                        </pic:spPr>
                      </pic:pic>
                      <wps:wsp>
                        <wps:cNvPr id="386" name="Rectangle 386"/>
                        <wps:cNvSpPr/>
                        <wps:spPr>
                          <a:xfrm>
                            <a:off x="2027809" y="3507819"/>
                            <a:ext cx="59997" cy="229117"/>
                          </a:xfrm>
                          <a:prstGeom prst="rect">
                            <a:avLst/>
                          </a:prstGeom>
                          <a:ln>
                            <a:noFill/>
                          </a:ln>
                        </wps:spPr>
                        <wps:txbx>
                          <w:txbxContent>
                            <w:p>
                              <w:r>
                                <w:rPr>
                                  <w:rFonts w:ascii="微软雅黑" w:hAnsi="微软雅黑" w:eastAsia="微软雅黑" w:cs="微软雅黑"/>
                                </w:rPr>
                                <w:t xml:space="preserve"> </w:t>
                              </w:r>
                            </w:p>
                          </w:txbxContent>
                        </wps:txbx>
                        <wps:bodyPr horzOverflow="overflow" lIns="0" tIns="0" rIns="0" bIns="0" rtlCol="0">
                          <a:noAutofit/>
                        </wps:bodyPr>
                      </wps:wsp>
                      <wps:wsp>
                        <wps:cNvPr id="387" name="Rectangle 387"/>
                        <wps:cNvSpPr/>
                        <wps:spPr>
                          <a:xfrm>
                            <a:off x="4141851" y="3507819"/>
                            <a:ext cx="59997" cy="229117"/>
                          </a:xfrm>
                          <a:prstGeom prst="rect">
                            <a:avLst/>
                          </a:prstGeom>
                          <a:ln>
                            <a:noFill/>
                          </a:ln>
                        </wps:spPr>
                        <wps:txbx>
                          <w:txbxContent>
                            <w:p>
                              <w:r>
                                <w:rPr>
                                  <w:rFonts w:ascii="微软雅黑" w:hAnsi="微软雅黑" w:eastAsia="微软雅黑" w:cs="微软雅黑"/>
                                </w:rPr>
                                <w:t xml:space="preserve"> </w:t>
                              </w:r>
                            </w:p>
                          </w:txbxContent>
                        </wps:txbx>
                        <wps:bodyPr horzOverflow="overflow" lIns="0" tIns="0" rIns="0" bIns="0" rtlCol="0">
                          <a:noAutofit/>
                        </wps:bodyPr>
                      </wps:wsp>
                      <pic:pic xmlns:pic="http://schemas.openxmlformats.org/drawingml/2006/picture">
                        <pic:nvPicPr>
                          <pic:cNvPr id="5393" name="Picture 5393"/>
                          <pic:cNvPicPr/>
                        </pic:nvPicPr>
                        <pic:blipFill>
                          <a:blip r:embed="rId23"/>
                          <a:stretch>
                            <a:fillRect/>
                          </a:stretch>
                        </pic:blipFill>
                        <pic:spPr>
                          <a:xfrm>
                            <a:off x="2099945" y="17145"/>
                            <a:ext cx="2032000" cy="3619500"/>
                          </a:xfrm>
                          <a:prstGeom prst="rect">
                            <a:avLst/>
                          </a:prstGeom>
                        </pic:spPr>
                      </pic:pic>
                    </wpg:wgp>
                  </a:graphicData>
                </a:graphic>
              </wp:inline>
            </w:drawing>
          </mc:Choice>
          <mc:Fallback>
            <w:pict>
              <v:group id="Group 5367" o:spid="_x0000_s1026" o:spt="203" style="height:289.75pt;width:329.65pt;" coordsize="4186962,3680087" o:gfxdata="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">
                <o:lock v:ext="edit" aspectratio="f"/>
                <v:shape id="Picture 385" o:spid="_x0000_s1026" o:spt="75" type="#_x0000_t75" style="position:absolute;left:0;top:0;height:3639820;width:2026920;" filled="f" o:preferrelative="t" stroked="f" coordsize="21600,21600" o:gfxdata="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gml6&#10;wAAAANwAAAAPAAAAAAAAAAEAIAAAACIAAABkcnMvZG93bnJldi54bWxQSwECFAAUAAAACACHTuJA&#10;My8FnjsAAAA5AAAAEAAAAAAAAAABACAAAAAPAQAAZHJzL3NoYXBleG1sLnhtbFBLBQYAAAAABgAG&#10;AFsBAAC5AwAAAAA=&#10;">
                  <v:fill on="f" focussize="0,0"/>
                  <v:stroke on="f"/>
                  <v:imagedata r:id="rId22" o:title=""/>
                  <o:lock v:ext="edit" aspectratio="f"/>
                </v:shape>
                <v:rect id="Rectangle 386" o:spid="_x0000_s1026" o:spt="1" style="position:absolute;left:2027809;top:3507819;height:229117;width:59997;" filled="f" stroked="f" coordsize="21600,21600" o:gfxdata="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Xu5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rPr>
                          <w:t xml:space="preserve"> </w:t>
                        </w:r>
                      </w:p>
                    </w:txbxContent>
                  </v:textbox>
                </v:rect>
                <v:rect id="Rectangle 387" o:spid="_x0000_s1026" o:spt="1" style="position:absolute;left:4141851;top:3507819;height:229117;width:59997;" filled="f" stroked="f" coordsize="21600,21600" o:gfxdata="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bHg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rPr>
                          <w:t xml:space="preserve"> </w:t>
                        </w:r>
                      </w:p>
                    </w:txbxContent>
                  </v:textbox>
                </v:rect>
                <v:shape id="Picture 5393" o:spid="_x0000_s1026" o:spt="75" type="#_x0000_t75" style="position:absolute;left:2099945;top:17145;height:3619500;width:2032000;" filled="f" o:preferrelative="t" stroked="f" coordsize="21600,21600" o:gfxdata="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eGsV&#10;wAAAAN0AAAAPAAAAAAAAAAEAIAAAACIAAABkcnMvZG93bnJldi54bWxQSwECFAAUAAAACACHTuJA&#10;My8FnjsAAAA5AAAAEAAAAAAAAAABACAAAAAPAQAAZHJzL3NoYXBleG1sLnhtbFBLBQYAAAAABgAG&#10;AFsBAAC5AwAAAAA=&#10;">
                  <v:fill on="f" focussize="0,0"/>
                  <v:stroke on="f"/>
                  <v:imagedata r:id="rId23" o:title=""/>
                  <o:lock v:ext="edit" aspectratio="f"/>
                </v:shape>
                <w10:wrap type="none"/>
                <w10:anchorlock/>
              </v:group>
            </w:pict>
          </mc:Fallback>
        </mc:AlternateContent>
      </w:r>
    </w:p>
    <w:p>
      <w:pPr>
        <w:jc w:val="both"/>
      </w:pPr>
      <w:r>
        <w:rPr>
          <w:rFonts w:hint="eastAsia" w:asciiTheme="minorEastAsia" w:hAnsiTheme="minorEastAsia"/>
        </w:rPr>
        <w:t>“</w:t>
      </w:r>
      <w:r>
        <w:t>预约看房</w:t>
      </w:r>
      <w:r>
        <w:rPr>
          <w:rFonts w:hint="eastAsia" w:asciiTheme="minorEastAsia" w:hAnsiTheme="minorEastAsia"/>
        </w:rPr>
        <w:t>”</w:t>
      </w:r>
      <w:r>
        <w:t>可满足用户通过线上功能的方式，向房东传递线下看房诉求并可通过系统进行记录管理和跟踪。用户只需录入</w:t>
      </w:r>
      <w:r>
        <w:rPr>
          <w:rFonts w:hint="eastAsia"/>
          <w:lang w:eastAsia="zh-CN"/>
        </w:rPr>
        <w:t>一些</w:t>
      </w:r>
      <w:r>
        <w:t>信息，提交</w:t>
      </w:r>
      <w:r>
        <w:rPr>
          <w:rFonts w:ascii="宋体" w:hAnsi="宋体" w:eastAsia="宋体" w:cs="宋体"/>
        </w:rPr>
        <w:t>#</w:t>
      </w:r>
      <w:r>
        <w:t>看房单</w:t>
      </w:r>
      <w:r>
        <w:rPr>
          <w:rFonts w:ascii="宋体" w:hAnsi="宋体" w:eastAsia="宋体" w:cs="宋体"/>
        </w:rPr>
        <w:t>#</w:t>
      </w:r>
      <w:r>
        <w:t>，系统将</w:t>
      </w:r>
      <w:r>
        <w:rPr>
          <w:rFonts w:ascii="宋体" w:hAnsi="宋体" w:eastAsia="宋体" w:cs="宋体"/>
        </w:rPr>
        <w:t>#</w:t>
      </w:r>
      <w:r>
        <w:t>看房单</w:t>
      </w:r>
      <w:r>
        <w:rPr>
          <w:rFonts w:ascii="宋体" w:hAnsi="宋体" w:eastAsia="宋体" w:cs="宋体"/>
        </w:rPr>
        <w:t>#</w:t>
      </w:r>
      <w:r>
        <w:t>保存并通过房东端系统通知房东，房东通过</w:t>
      </w:r>
      <w:r>
        <w:rPr>
          <w:rFonts w:ascii="宋体" w:hAnsi="宋体" w:eastAsia="宋体" w:cs="宋体"/>
        </w:rPr>
        <w:t>#</w:t>
      </w:r>
      <w:r>
        <w:t>预约看房申请单</w:t>
      </w:r>
      <w:r>
        <w:rPr>
          <w:rFonts w:ascii="宋体" w:hAnsi="宋体" w:eastAsia="宋体" w:cs="宋体"/>
        </w:rPr>
        <w:t>#</w:t>
      </w:r>
      <w:r>
        <w:t>的用户信息回电用户，沟通看房行程和细节，从而实现用户看房的目的。</w:t>
      </w:r>
      <w:r>
        <w:rPr>
          <w:rFonts w:ascii="宋体" w:hAnsi="宋体" w:eastAsia="宋体" w:cs="宋体"/>
        </w:rPr>
        <w:t xml:space="preserve"> </w:t>
      </w:r>
      <w:commentRangeEnd w:id="5"/>
      <w:r>
        <w:rPr>
          <w:rStyle w:val="15"/>
        </w:rPr>
        <w:commentReference w:id="5"/>
      </w:r>
      <w:commentRangeEnd w:id="6"/>
      <w:r>
        <w:commentReference w:id="6"/>
      </w:r>
      <w:commentRangeEnd w:id="7"/>
      <w:r>
        <w:commentReference w:id="7"/>
      </w:r>
      <w:commentRangeEnd w:id="8"/>
      <w:r>
        <w:commentReference w:id="8"/>
      </w:r>
    </w:p>
    <w:p>
      <w:pPr>
        <w:pStyle w:val="2"/>
        <w:rPr>
          <w:rFonts w:asciiTheme="majorHAnsi" w:hAnsiTheme="majorHAnsi" w:eastAsiaTheme="majorEastAsia"/>
          <w:b w:val="0"/>
        </w:rPr>
      </w:pPr>
      <w:r>
        <w:rPr>
          <w:rFonts w:asciiTheme="majorHAnsi" w:hAnsiTheme="majorHAnsi" w:eastAsiaTheme="majorEastAsia"/>
          <w:b w:val="0"/>
        </w:rPr>
        <w:t>快速接入</w:t>
      </w:r>
    </w:p>
    <w:p>
      <w:pPr>
        <w:pStyle w:val="3"/>
      </w:pPr>
      <w:r>
        <w:t>流程综述</w:t>
      </w:r>
    </w:p>
    <w:p>
      <w:pPr>
        <w:spacing w:after="25"/>
        <w:jc w:val="center"/>
      </w:pPr>
      <w:r>
        <w:drawing>
          <wp:inline distT="0" distB="0" distL="0" distR="0">
            <wp:extent cx="5762625" cy="1755775"/>
            <wp:effectExtent l="0" t="0" r="0" b="0"/>
            <wp:docPr id="5459" name="Picture 5459"/>
            <wp:cNvGraphicFramePr/>
            <a:graphic xmlns:a="http://schemas.openxmlformats.org/drawingml/2006/main">
              <a:graphicData uri="http://schemas.openxmlformats.org/drawingml/2006/picture">
                <pic:pic xmlns:pic="http://schemas.openxmlformats.org/drawingml/2006/picture">
                  <pic:nvPicPr>
                    <pic:cNvPr id="5459" name="Picture 5459"/>
                    <pic:cNvPicPr/>
                  </pic:nvPicPr>
                  <pic:blipFill>
                    <a:blip r:embed="rId24"/>
                    <a:stretch>
                      <a:fillRect/>
                    </a:stretch>
                  </pic:blipFill>
                  <pic:spPr>
                    <a:xfrm>
                      <a:off x="0" y="0"/>
                      <a:ext cx="5762625" cy="1755775"/>
                    </a:xfrm>
                    <a:prstGeom prst="rect">
                      <a:avLst/>
                    </a:prstGeom>
                  </pic:spPr>
                </pic:pic>
              </a:graphicData>
            </a:graphic>
          </wp:inline>
        </w:drawing>
      </w:r>
    </w:p>
    <w:p>
      <w:pPr>
        <w:spacing w:after="25"/>
        <w:jc w:val="center"/>
      </w:pPr>
    </w:p>
    <w:p>
      <w:pPr>
        <w:pStyle w:val="3"/>
      </w:pPr>
      <w:commentRangeStart w:id="9"/>
      <w:commentRangeStart w:id="10"/>
      <w:r>
        <w:t xml:space="preserve">测试环境接入参数 </w:t>
      </w:r>
      <w:commentRangeEnd w:id="9"/>
      <w:r>
        <w:rPr>
          <w:rStyle w:val="15"/>
          <w:rFonts w:cs="Calibri" w:asciiTheme="minorHAnsi" w:hAnsiTheme="minorHAnsi" w:eastAsiaTheme="minorEastAsia"/>
          <w:b w:val="0"/>
        </w:rPr>
        <w:commentReference w:id="9"/>
      </w:r>
      <w:commentRangeEnd w:id="10"/>
      <w:r>
        <w:commentReference w:id="10"/>
      </w:r>
    </w:p>
    <w:p>
      <w:pPr>
        <w:pStyle w:val="24"/>
        <w:numPr>
          <w:ilvl w:val="0"/>
          <w:numId w:val="6"/>
        </w:numPr>
        <w:ind w:firstLineChars="0"/>
        <w:rPr>
          <w:rFonts w:asciiTheme="minorEastAsia" w:hAnsiTheme="minorEastAsia"/>
          <w:b/>
        </w:rPr>
      </w:pPr>
      <w:r>
        <w:rPr>
          <w:rFonts w:asciiTheme="minorEastAsia" w:hAnsiTheme="minorEastAsia"/>
          <w:b/>
        </w:rPr>
        <w:t>私钥：</w:t>
      </w:r>
      <w:r>
        <w:rPr>
          <w:rFonts w:cs="宋体" w:asciiTheme="minorEastAsia" w:hAnsiTheme="minorEastAsia"/>
          <w:b/>
        </w:rPr>
        <w:t xml:space="preserve"> </w:t>
      </w:r>
    </w:p>
    <w:p>
      <w:pPr>
        <w:rPr>
          <w:rFonts w:cs="Times New Roman" w:asciiTheme="minorEastAsia" w:hAnsiTheme="minorEastAsia"/>
        </w:rPr>
      </w:pPr>
      <w:r>
        <w:rPr>
          <w:rFonts w:hint="eastAsia" w:cs="Times New Roman" w:asciiTheme="minorEastAsia" w:hAnsiTheme="minorEastAsia"/>
          <w:lang w:val="en-US" w:eastAsia="zh-CN"/>
        </w:rPr>
        <w:t>Java版</w:t>
      </w:r>
      <w:r>
        <w:rPr>
          <w:rFonts w:cs="Times New Roman" w:asciiTheme="minorEastAsia" w:hAnsiTheme="minorEastAsia"/>
        </w:rPr>
        <w:t>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</w:t>
      </w:r>
    </w:p>
    <w:p>
      <w:pPr>
        <w:rPr>
          <w:rFonts w:hint="default"/>
          <w:sz w:val="24"/>
        </w:rPr>
      </w:pPr>
      <w:r>
        <w:rPr>
          <w:rFonts w:hint="eastAsia" w:cs="Times New Roman" w:asciiTheme="minorEastAsia" w:hAnsiTheme="minorEastAsia"/>
          <w:lang w:eastAsia="zh-CN"/>
        </w:rPr>
        <w:t>非</w:t>
      </w:r>
      <w:r>
        <w:rPr>
          <w:rFonts w:hint="eastAsia" w:cs="Times New Roman" w:asciiTheme="minorEastAsia" w:hAnsiTheme="minorEastAsia"/>
          <w:lang w:val="en-US" w:eastAsia="zh-CN"/>
        </w:rPr>
        <w:t>java版</w:t>
      </w:r>
    </w:p>
    <w:p>
      <w:pPr>
        <w:jc w:val="left"/>
        <w:rPr>
          <w:rFonts w:hint="default"/>
          <w:sz w:val="24"/>
        </w:rPr>
      </w:pPr>
      <w:r>
        <w:rPr>
          <w:rFonts w:hint="default" w:ascii="Arial" w:hAnsi="Arial"/>
          <w:color w:val="191F25"/>
          <w:sz w:val="21"/>
        </w:rPr>
        <w:t>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</w:t>
      </w:r>
    </w:p>
    <w:p>
      <w:pPr>
        <w:rPr>
          <w:rFonts w:hint="eastAsia" w:cs="Times New Roman" w:asciiTheme="minorEastAsia" w:hAnsiTheme="minorEastAsia"/>
          <w:lang w:val="en-US" w:eastAsia="zh-CN"/>
        </w:rPr>
      </w:pPr>
    </w:p>
    <w:p>
      <w:pPr>
        <w:pStyle w:val="24"/>
        <w:numPr>
          <w:ilvl w:val="0"/>
          <w:numId w:val="6"/>
        </w:numPr>
        <w:ind w:firstLineChars="0"/>
        <w:rPr>
          <w:rFonts w:cs="Times New Roman" w:asciiTheme="minorEastAsia" w:hAnsiTheme="minorEastAsia"/>
        </w:rPr>
      </w:pPr>
      <w:commentRangeStart w:id="11"/>
      <w:commentRangeStart w:id="12"/>
      <w:r>
        <w:rPr>
          <w:rFonts w:asciiTheme="minorEastAsia" w:hAnsiTheme="minorEastAsia"/>
          <w:b/>
        </w:rPr>
        <w:t>网关：</w:t>
      </w:r>
      <w:r>
        <w:fldChar w:fldCharType="begin"/>
      </w:r>
      <w:r>
        <w:instrText xml:space="preserve"> HYPERLINK "http://oepnapi.eco.dl.alipaydev.com/gateway.do" </w:instrText>
      </w:r>
      <w:r>
        <w:fldChar w:fldCharType="separate"/>
      </w:r>
      <w:r>
        <w:rPr>
          <w:rStyle w:val="14"/>
          <w:rFonts w:cs="Times New Roman" w:asciiTheme="minorEastAsia" w:hAnsiTheme="minorEastAsia"/>
        </w:rPr>
        <w:t>http://oepnapi.eco.dl.alipaydev.com/gateway.do</w:t>
      </w:r>
      <w:r>
        <w:rPr>
          <w:rStyle w:val="14"/>
          <w:rFonts w:cs="Times New Roman" w:asciiTheme="minorEastAsia" w:hAnsiTheme="minorEastAsia"/>
        </w:rPr>
        <w:fldChar w:fldCharType="end"/>
      </w:r>
      <w:r>
        <w:rPr>
          <w:rFonts w:cs="Times New Roman" w:asciiTheme="minorEastAsia" w:hAnsiTheme="minorEastAsia"/>
        </w:rPr>
        <w:t xml:space="preserve"> </w:t>
      </w:r>
      <w:commentRangeEnd w:id="11"/>
      <w:r>
        <w:rPr>
          <w:rStyle w:val="15"/>
        </w:rPr>
        <w:commentReference w:id="11"/>
      </w:r>
      <w:commentRangeEnd w:id="12"/>
      <w:r>
        <w:commentReference w:id="12"/>
      </w:r>
    </w:p>
    <w:p>
      <w:pPr>
        <w:pStyle w:val="24"/>
        <w:numPr>
          <w:ilvl w:val="0"/>
          <w:numId w:val="6"/>
        </w:numPr>
        <w:ind w:firstLineChars="0"/>
        <w:rPr>
          <w:rFonts w:cs="Times New Roman" w:asciiTheme="minorEastAsia" w:hAnsiTheme="minorEastAsia"/>
        </w:rPr>
      </w:pPr>
      <w:r>
        <w:rPr>
          <w:rFonts w:asciiTheme="minorEastAsia" w:hAnsiTheme="minorEastAsia"/>
          <w:b/>
        </w:rPr>
        <w:t>APPID</w:t>
      </w:r>
      <w:r>
        <w:rPr>
          <w:rFonts w:hint="eastAsia" w:asciiTheme="minorEastAsia" w:hAnsiTheme="minorEastAsia"/>
          <w:b/>
        </w:rPr>
        <w:t>：</w:t>
      </w:r>
      <w:r>
        <w:rPr>
          <w:rFonts w:cs="Times New Roman" w:asciiTheme="minorEastAsia" w:hAnsiTheme="minorEastAsia"/>
        </w:rPr>
        <w:t>2015122300879608</w:t>
      </w:r>
    </w:p>
    <w:p>
      <w:pPr>
        <w:pStyle w:val="24"/>
        <w:numPr>
          <w:ilvl w:val="0"/>
          <w:numId w:val="6"/>
        </w:numPr>
        <w:ind w:firstLineChars="0"/>
        <w:rPr>
          <w:rFonts w:asciiTheme="minorEastAsia" w:hAnsiTheme="minorEastAsia"/>
        </w:rPr>
      </w:pPr>
      <w:r>
        <w:rPr>
          <w:rFonts w:asciiTheme="minorEastAsia" w:hAnsiTheme="minorEastAsia"/>
          <w:b/>
        </w:rPr>
        <w:t>备注</w:t>
      </w:r>
      <w:r>
        <w:rPr>
          <w:rFonts w:hint="eastAsia" w:asciiTheme="minorEastAsia" w:hAnsiTheme="minorEastAsia"/>
          <w:b/>
        </w:rPr>
        <w:t>：</w:t>
      </w:r>
      <w:r>
        <w:rPr>
          <w:rFonts w:asciiTheme="minorEastAsia" w:hAnsiTheme="minorEastAsia"/>
        </w:rPr>
        <w:t xml:space="preserve">私钥为 </w:t>
      </w:r>
      <w:r>
        <w:rPr>
          <w:rFonts w:cs="Times New Roman" w:asciiTheme="minorEastAsia" w:hAnsiTheme="minorEastAsia"/>
        </w:rPr>
        <w:t xml:space="preserve">pkcs8 </w:t>
      </w:r>
      <w:r>
        <w:rPr>
          <w:rFonts w:asciiTheme="minorEastAsia" w:hAnsiTheme="minorEastAsia"/>
        </w:rPr>
        <w:t>之后的私钥，有些程序需要先处理一下</w:t>
      </w:r>
      <w:r>
        <w:rPr>
          <w:rFonts w:hint="eastAsia" w:asciiTheme="minorEastAsia" w:hAnsiTheme="minorEastAsia"/>
          <w:lang w:eastAsia="zh-CN"/>
        </w:rPr>
        <w:t>，</w:t>
      </w:r>
    </w:p>
    <w:p>
      <w:pPr>
        <w:pStyle w:val="24"/>
        <w:numPr>
          <w:ilvl w:val="0"/>
          <w:numId w:val="6"/>
        </w:numPr>
        <w:ind w:firstLineChars="0"/>
        <w:rPr>
          <w:rFonts w:hint="eastAsia"/>
          <w:sz w:val="24"/>
          <w:lang w:val="en-US" w:eastAsia="zh-CN"/>
        </w:rPr>
      </w:pPr>
      <w:r>
        <w:rPr>
          <w:rFonts w:hint="eastAsia" w:asciiTheme="minorEastAsia" w:hAnsiTheme="minorEastAsia"/>
          <w:b/>
          <w:bCs/>
          <w:lang w:eastAsia="zh-CN"/>
        </w:rPr>
        <w:t>预发环境测试需注意：</w:t>
      </w:r>
      <w:r>
        <w:rPr>
          <w:rFonts w:asciiTheme="minorEastAsia" w:hAnsiTheme="minorEastAsia"/>
          <w:b/>
          <w:bCs/>
        </w:rPr>
        <w:br w:type="textWrapping"/>
      </w:r>
      <w:r>
        <w:rPr>
          <w:rFonts w:hint="eastAsia"/>
          <w:sz w:val="24"/>
          <w:lang w:val="en-US" w:eastAsia="zh-CN"/>
        </w:rPr>
        <w:t xml:space="preserve">1、配置host，118.178.3.105 amprod.alipay-eco.com、103.52.199.48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openapipre.alipay.com</w:t>
      </w:r>
    </w:p>
    <w:p>
      <w:pPr>
        <w:ind w:left="20"/>
        <w:jc w:val="left"/>
        <w:rPr>
          <w:rFonts w:hint="default"/>
          <w:sz w:val="24"/>
        </w:rPr>
      </w:pPr>
      <w:r>
        <w:rPr>
          <w:rFonts w:hint="eastAsia"/>
          <w:sz w:val="24"/>
          <w:lang w:val="en-US" w:eastAsia="zh-CN"/>
        </w:rPr>
        <w:t xml:space="preserve">      2、</w:t>
      </w:r>
      <w:r>
        <w:rPr>
          <w:rFonts w:hint="eastAsia" w:ascii="宋体" w:hAnsi="宋体"/>
          <w:sz w:val="21"/>
        </w:rPr>
        <w:t>网关：</w:t>
      </w:r>
      <w:r>
        <w:rPr>
          <w:rFonts w:hint="default" w:eastAsia="Times New Roman"/>
          <w:sz w:val="24"/>
        </w:rPr>
        <w:t xml:space="preserve">https://openapipre.alipay.com/gateway.do </w:t>
      </w:r>
    </w:p>
    <w:p>
      <w:pPr>
        <w:jc w:val="left"/>
        <w:rPr>
          <w:rFonts w:hint="eastAsia"/>
          <w:sz w:val="24"/>
          <w:lang w:val="en-US" w:eastAsia="zh-CN"/>
        </w:rPr>
      </w:pPr>
      <w:r>
        <w:rPr>
          <w:rFonts w:hint="eastAsia"/>
          <w:sz w:val="24"/>
          <w:lang w:val="en-US" w:eastAsia="zh-CN"/>
        </w:rPr>
        <w:t xml:space="preserve">      3、appid和私钥用您自己申请的</w:t>
      </w:r>
    </w:p>
    <w:p>
      <w:pPr>
        <w:rPr>
          <w:rFonts w:asciiTheme="minorEastAsia" w:hAnsiTheme="minorEastAsia"/>
        </w:rPr>
      </w:pPr>
    </w:p>
    <w:p>
      <w:pPr>
        <w:pStyle w:val="3"/>
      </w:pPr>
      <w:r>
        <w:t xml:space="preserve">房源管理 </w:t>
      </w:r>
    </w:p>
    <w:p>
      <w:pPr>
        <w:pStyle w:val="4"/>
        <w:keepNext w:val="0"/>
        <w:keepLines w:val="0"/>
      </w:pPr>
      <w:r>
        <w:t>场景</w:t>
      </w:r>
    </w:p>
    <w:p>
      <w:pPr>
        <w:spacing w:line="240" w:lineRule="atLeast"/>
      </w:pPr>
      <w:r>
        <w:t>开发者通过接口调用在支付宝租房平台同步分散式</w:t>
      </w:r>
      <w:r>
        <w:rPr>
          <w:rFonts w:ascii="Calibri" w:hAnsi="Calibri" w:eastAsia="Calibri"/>
        </w:rPr>
        <w:t>(</w:t>
      </w:r>
      <w:r>
        <w:t>整租</w:t>
      </w:r>
      <w:r>
        <w:rPr>
          <w:rFonts w:ascii="Calibri" w:hAnsi="Calibri" w:eastAsia="Calibri"/>
        </w:rPr>
        <w:t>/</w:t>
      </w:r>
      <w:r>
        <w:t>合租</w:t>
      </w:r>
      <w:r>
        <w:rPr>
          <w:rFonts w:ascii="Calibri" w:hAnsi="Calibri" w:eastAsia="Calibri"/>
        </w:rPr>
        <w:t>)</w:t>
      </w:r>
      <w:r>
        <w:t>或集中式房源、上下架房源</w:t>
      </w:r>
      <w:r>
        <w:rPr>
          <w:rFonts w:hint="eastAsia"/>
        </w:rPr>
        <w:t>、</w:t>
      </w:r>
      <w:r>
        <w:t>房源图片上传。</w:t>
      </w:r>
      <w:r>
        <w:rPr>
          <w:rFonts w:ascii="Calibri" w:hAnsi="Calibri" w:eastAsia="Calibri"/>
        </w:rPr>
        <w:t xml:space="preserve"> </w:t>
      </w:r>
      <w:r>
        <w:t>同步房源是开发者与支付宝租房平台对接的第一步，创建的房源成功之后就能在租房平台房源列表里查看，因此务必要确保房源信息的真实性；</w:t>
      </w:r>
      <w:r>
        <w:rPr>
          <w:rFonts w:ascii="Calibri" w:hAnsi="Calibri" w:eastAsia="Calibri"/>
        </w:rPr>
        <w:t xml:space="preserve"> </w:t>
      </w:r>
    </w:p>
    <w:p/>
    <w:p>
      <w:r>
        <w:t>注：</w:t>
      </w:r>
      <w:r>
        <w:rPr>
          <w:rFonts w:ascii="Times New Roman" w:hAnsi="Times New Roman" w:eastAsia="Times New Roman" w:cs="Times New Roman"/>
        </w:rPr>
        <w:t xml:space="preserve"> </w:t>
      </w:r>
    </w:p>
    <w:p>
      <w:r>
        <w:rPr>
          <w:rFonts w:ascii="Times New Roman" w:hAnsi="Times New Roman" w:eastAsia="Times New Roman" w:cs="Times New Roman"/>
        </w:rPr>
        <w:t>1</w:t>
      </w:r>
      <w:r>
        <w:rPr>
          <w:rFonts w:hint="eastAsia" w:cs="Times New Roman" w:asciiTheme="minorEastAsia" w:hAnsiTheme="minorEastAsia"/>
        </w:rPr>
        <w:t>、</w:t>
      </w:r>
      <w:r>
        <w:t>房源同步前需要先将房源图片上传到平台</w:t>
      </w:r>
      <w:r>
        <w:rPr>
          <w:rFonts w:hint="eastAsia" w:ascii="Times New Roman" w:hAnsi="Times New Roman" w:cs="Times New Roman"/>
        </w:rPr>
        <w:t>；</w:t>
      </w:r>
    </w:p>
    <w:p>
      <w:r>
        <w:rPr>
          <w:rFonts w:ascii="Times New Roman" w:hAnsi="Times New Roman" w:eastAsia="Times New Roman" w:cs="Times New Roman"/>
        </w:rPr>
        <w:t>2</w:t>
      </w:r>
      <w:r>
        <w:rPr>
          <w:rFonts w:hint="eastAsia" w:cs="Times New Roman" w:asciiTheme="minorEastAsia" w:hAnsiTheme="minorEastAsia"/>
        </w:rPr>
        <w:t>、</w:t>
      </w:r>
      <w:r>
        <w:t>调用小区同步接口获取小区编码</w:t>
      </w:r>
      <w:r>
        <w:rPr>
          <w:rFonts w:hint="eastAsia" w:ascii="Times New Roman" w:hAnsi="Times New Roman" w:cs="Times New Roman"/>
        </w:rPr>
        <w:t>；</w:t>
      </w:r>
    </w:p>
    <w:p>
      <w:r>
        <w:rPr>
          <w:rFonts w:ascii="Times New Roman" w:hAnsi="Times New Roman" w:eastAsia="Times New Roman" w:cs="Times New Roman"/>
        </w:rPr>
        <w:t>3</w:t>
      </w:r>
      <w:r>
        <w:rPr>
          <w:rFonts w:hint="eastAsia" w:cs="Times New Roman" w:asciiTheme="minorEastAsia" w:hAnsiTheme="minorEastAsia"/>
        </w:rPr>
        <w:t>、</w:t>
      </w:r>
      <w:r>
        <w:t>房源同步接口中的小区编码必须在平台中存在</w:t>
      </w:r>
      <w:r>
        <w:rPr>
          <w:rFonts w:hint="eastAsia" w:ascii="Times New Roman" w:hAnsi="Times New Roman" w:cs="Times New Roman"/>
        </w:rPr>
        <w:t>，</w:t>
      </w:r>
      <w:r>
        <w:t>如不存在，请及时联系运营</w:t>
      </w:r>
      <w:r>
        <w:rPr>
          <w:rFonts w:hint="eastAsia" w:ascii="Times New Roman" w:hAnsi="Times New Roman" w:cs="Times New Roman"/>
        </w:rPr>
        <w:t>；</w:t>
      </w:r>
    </w:p>
    <w:p>
      <w:r>
        <w:rPr>
          <w:rFonts w:ascii="Times New Roman" w:hAnsi="Times New Roman" w:eastAsia="Times New Roman" w:cs="Times New Roman"/>
        </w:rPr>
        <w:t>4</w:t>
      </w:r>
      <w:r>
        <w:rPr>
          <w:rFonts w:hint="eastAsia" w:cs="Times New Roman" w:asciiTheme="minorEastAsia" w:hAnsiTheme="minorEastAsia"/>
        </w:rPr>
        <w:t>、</w:t>
      </w:r>
      <w:r>
        <w:t>数据分为大楼和小区两种，大楼对应的是集中式房源，小区对应的是分散式房源，两者小区不能混用</w:t>
      </w:r>
      <w:r>
        <w:rPr>
          <w:rFonts w:hint="eastAsia" w:ascii="Times New Roman" w:hAnsi="Times New Roman" w:cs="Times New Roman"/>
        </w:rPr>
        <w:t>。</w:t>
      </w:r>
    </w:p>
    <w:p>
      <w:r>
        <w:t>流程</w:t>
      </w:r>
    </w:p>
    <w:p>
      <w:pPr>
        <w:spacing w:after="896"/>
      </w:pPr>
      <w:r>
        <w:rPr>
          <w:rStyle w:val="15"/>
        </w:rPr>
        <w:drawing>
          <wp:inline distT="0" distB="0" distL="114300" distR="114300">
            <wp:extent cx="5269230" cy="3213100"/>
            <wp:effectExtent l="0" t="0" r="7620" b="6350"/>
            <wp:docPr id="66" name="图片 66" descr="微信图片_20180111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微信图片_20180111191221"/>
                    <pic:cNvPicPr>
                      <a:picLocks noChangeAspect="1"/>
                    </pic:cNvPicPr>
                  </pic:nvPicPr>
                  <pic:blipFill>
                    <a:blip r:embed="rId25"/>
                    <a:stretch>
                      <a:fillRect/>
                    </a:stretch>
                  </pic:blipFill>
                  <pic:spPr>
                    <a:xfrm>
                      <a:off x="0" y="0"/>
                      <a:ext cx="5269230" cy="3213100"/>
                    </a:xfrm>
                    <a:prstGeom prst="rect">
                      <a:avLst/>
                    </a:prstGeom>
                  </pic:spPr>
                </pic:pic>
              </a:graphicData>
            </a:graphic>
          </wp:inline>
        </w:drawing>
      </w:r>
      <w:commentRangeStart w:id="13"/>
      <w:commentRangeStart w:id="14"/>
      <w:r>
        <w:rPr>
          <w:rStyle w:val="15"/>
        </w:rPr>
        <w:commentReference w:id="13"/>
      </w:r>
      <w:commentRangeEnd w:id="13"/>
      <w:commentRangeEnd w:id="14"/>
      <w:r>
        <w:commentReference w:id="14"/>
      </w:r>
    </w:p>
    <w:p>
      <w:pPr>
        <w:pStyle w:val="4"/>
        <w:keepNext w:val="0"/>
        <w:keepLines w:val="0"/>
      </w:pPr>
      <w:r>
        <w:t>接口说明</w:t>
      </w:r>
    </w:p>
    <w:p>
      <w:pPr>
        <w:pStyle w:val="5"/>
        <w:keepNext w:val="0"/>
        <w:keepLines w:val="0"/>
      </w:pPr>
      <w:r>
        <w:rPr>
          <w:rFonts w:ascii="微软雅黑" w:hAnsi="微软雅黑" w:eastAsia="微软雅黑" w:cs="微软雅黑"/>
          <w:sz w:val="21"/>
        </w:rPr>
        <w:t>房源图片上传（</w:t>
      </w:r>
      <w:r>
        <w:t>alipay.eco.renthouse.common.image.upload</w:t>
      </w:r>
      <w:r>
        <w:rPr>
          <w:rFonts w:ascii="微软雅黑" w:hAnsi="微软雅黑" w:eastAsia="微软雅黑" w:cs="微软雅黑"/>
          <w:sz w:val="21"/>
        </w:rPr>
        <w:t xml:space="preserve">） </w:t>
      </w:r>
    </w:p>
    <w:p>
      <w:pPr>
        <w:rPr>
          <w:rFonts w:ascii="Times New Roman" w:hAnsi="Times New Roman" w:eastAsia="Times New Roman" w:cs="Times New Roman"/>
          <w:b/>
        </w:rPr>
      </w:pPr>
      <w:r>
        <w:rPr>
          <w:rFonts w:hint="eastAsia"/>
          <w:b/>
        </w:rPr>
        <w:t>调用说明：</w:t>
      </w:r>
      <w:r>
        <w:rPr>
          <w:rFonts w:ascii="Times New Roman" w:hAnsi="Times New Roman" w:eastAsia="Times New Roman" w:cs="Times New Roman"/>
          <w:b/>
        </w:rPr>
        <w:t xml:space="preserve">   </w:t>
      </w:r>
    </w:p>
    <w:p>
      <w:pPr>
        <w:rPr>
          <w:rFonts w:ascii="Times New Roman" w:hAnsi="Times New Roman" w:cs="Times New Roman"/>
          <w:sz w:val="21"/>
        </w:rPr>
      </w:pPr>
      <w:r>
        <w:rPr>
          <w:rFonts w:hint="eastAsia"/>
        </w:rPr>
        <w:t>目前只支持</w:t>
      </w:r>
      <w:r>
        <w:t xml:space="preserve"> </w:t>
      </w:r>
      <w:r>
        <w:rPr>
          <w:rFonts w:ascii="Times New Roman" w:hAnsi="Times New Roman" w:eastAsia="Times New Roman" w:cs="Times New Roman"/>
        </w:rPr>
        <w:t xml:space="preserve">base64 </w:t>
      </w:r>
      <w:r>
        <w:rPr>
          <w:rFonts w:hint="eastAsia"/>
        </w:rPr>
        <w:t>传输，限制为</w:t>
      </w:r>
      <w:r>
        <w:t xml:space="preserve"> </w:t>
      </w:r>
      <w:r>
        <w:rPr>
          <w:rFonts w:ascii="Times New Roman" w:hAnsi="Times New Roman" w:eastAsia="Times New Roman" w:cs="Times New Roman"/>
        </w:rPr>
        <w:t xml:space="preserve">60KB </w:t>
      </w:r>
      <w:r>
        <w:rPr>
          <w:rFonts w:hint="eastAsia"/>
        </w:rPr>
        <w:t>大小的图片。传输成功之后会返回图片的</w:t>
      </w:r>
      <w:r>
        <w:t xml:space="preserve"> </w:t>
      </w:r>
      <w:r>
        <w:rPr>
          <w:rFonts w:ascii="Times New Roman" w:hAnsi="Times New Roman" w:eastAsia="Times New Roman" w:cs="Times New Roman"/>
        </w:rPr>
        <w:t xml:space="preserve">URL </w:t>
      </w:r>
      <w:r>
        <w:rPr>
          <w:rFonts w:hint="eastAsia"/>
        </w:rPr>
        <w:t>地址再调用同步房源接口</w:t>
      </w:r>
      <w:r>
        <w:rPr>
          <w:rFonts w:hint="eastAsia" w:ascii="Times New Roman" w:hAnsi="Times New Roman" w:cs="Times New Roman"/>
          <w:sz w:val="21"/>
        </w:rPr>
        <w:t>。</w:t>
      </w:r>
    </w:p>
    <w:p>
      <w:pPr>
        <w:rPr>
          <w:b/>
        </w:rPr>
      </w:pPr>
      <w:r>
        <w:rPr>
          <w:b/>
        </w:rPr>
        <w:t>提示：</w:t>
      </w:r>
      <w:r>
        <w:rPr>
          <w:rFonts w:ascii="Times New Roman" w:hAnsi="Times New Roman" w:eastAsia="Times New Roman" w:cs="Times New Roman"/>
          <w:b/>
        </w:rPr>
        <w:t xml:space="preserve"> </w:t>
      </w:r>
    </w:p>
    <w:p>
      <w:pPr>
        <w:pStyle w:val="24"/>
        <w:numPr>
          <w:ilvl w:val="0"/>
          <w:numId w:val="7"/>
        </w:numPr>
        <w:ind w:firstLineChars="0"/>
        <w:rPr>
          <w:rFonts w:ascii="Calibri" w:hAnsi="Calibri"/>
        </w:rPr>
      </w:pPr>
      <w:r>
        <w:t>避免在支付宝线上环境上传测试数据，测试接口请通过沙箱环境。</w:t>
      </w:r>
      <w:r>
        <w:rPr>
          <w:rFonts w:ascii="Times New Roman" w:hAnsi="Times New Roman" w:eastAsia="Times New Roman" w:cs="Times New Roman"/>
        </w:rPr>
        <w:t xml:space="preserve"> </w:t>
      </w:r>
    </w:p>
    <w:p/>
    <w:p>
      <w:pPr>
        <w:pStyle w:val="5"/>
        <w:keepNext w:val="0"/>
        <w:keepLines w:val="0"/>
      </w:pPr>
      <w:r>
        <w:rPr>
          <w:rFonts w:ascii="微软雅黑" w:hAnsi="微软雅黑" w:eastAsia="微软雅黑" w:cs="微软雅黑"/>
          <w:sz w:val="21"/>
        </w:rPr>
        <w:t>小区同步接口（</w:t>
      </w:r>
      <w:r>
        <w:t>alipay.eco.renthouse.community.info.sync</w:t>
      </w:r>
      <w:r>
        <w:rPr>
          <w:rFonts w:ascii="微软雅黑" w:hAnsi="微软雅黑" w:eastAsia="微软雅黑" w:cs="微软雅黑"/>
          <w:sz w:val="21"/>
        </w:rPr>
        <w:t xml:space="preserve">） </w:t>
      </w:r>
    </w:p>
    <w:p>
      <w:pPr>
        <w:rPr>
          <w:rFonts w:asciiTheme="minorEastAsia" w:hAnsiTheme="minorEastAsia"/>
        </w:rPr>
      </w:pPr>
      <w:r>
        <w:rPr>
          <w:rFonts w:asciiTheme="minorEastAsia" w:hAnsiTheme="minorEastAsia"/>
        </w:rPr>
        <w:t>根据小区名字</w:t>
      </w:r>
      <w:r>
        <w:rPr>
          <w:rFonts w:hint="eastAsia" w:asciiTheme="minorEastAsia" w:hAnsiTheme="minorEastAsia"/>
        </w:rPr>
        <w:t>，</w:t>
      </w:r>
      <w:r>
        <w:rPr>
          <w:rFonts w:asciiTheme="minorEastAsia" w:hAnsiTheme="minorEastAsia"/>
        </w:rPr>
        <w:t>国标码或者坐标返回小区</w:t>
      </w:r>
      <w:r>
        <w:rPr>
          <w:rFonts w:cs="Times New Roman" w:asciiTheme="minorEastAsia" w:hAnsiTheme="minorEastAsia"/>
        </w:rPr>
        <w:t xml:space="preserve">code </w:t>
      </w:r>
    </w:p>
    <w:p>
      <w:pPr>
        <w:rPr>
          <w:rFonts w:cs="Times New Roman" w:asciiTheme="minorEastAsia" w:hAnsiTheme="minorEastAsia"/>
        </w:rPr>
      </w:pPr>
      <w:r>
        <w:rPr>
          <w:rFonts w:asciiTheme="minorEastAsia" w:hAnsiTheme="minorEastAsia"/>
        </w:rPr>
        <w:t xml:space="preserve">详情请见 </w:t>
      </w:r>
      <w:r>
        <w:rPr>
          <w:rFonts w:cs="Times New Roman" w:asciiTheme="minorEastAsia" w:hAnsiTheme="minorEastAsia"/>
        </w:rPr>
        <w:t xml:space="preserve">openapi </w:t>
      </w:r>
      <w:r>
        <w:rPr>
          <w:rFonts w:asciiTheme="minorEastAsia" w:hAnsiTheme="minorEastAsia"/>
        </w:rPr>
        <w:t xml:space="preserve">接口 </w:t>
      </w:r>
      <w:r>
        <w:rPr>
          <w:rFonts w:cs="Times New Roman" w:asciiTheme="minorEastAsia" w:hAnsiTheme="minorEastAsia"/>
        </w:rPr>
        <w:t>excel</w:t>
      </w:r>
    </w:p>
    <w:p>
      <w:pPr>
        <w:rPr>
          <w:rFonts w:asciiTheme="minorEastAsia" w:hAnsiTheme="minorEastAsia"/>
        </w:rPr>
      </w:pPr>
    </w:p>
    <w:p>
      <w:pPr>
        <w:pStyle w:val="5"/>
        <w:keepNext w:val="0"/>
        <w:keepLines w:val="0"/>
        <w:rPr>
          <w:rFonts w:ascii="微软雅黑" w:hAnsi="微软雅黑" w:eastAsia="微软雅黑" w:cs="微软雅黑"/>
          <w:sz w:val="21"/>
        </w:rPr>
      </w:pPr>
      <w:r>
        <w:rPr>
          <w:rFonts w:hint="eastAsia" w:ascii="微软雅黑" w:hAnsi="微软雅黑" w:eastAsia="微软雅黑" w:cs="微软雅黑"/>
          <w:sz w:val="21"/>
        </w:rPr>
        <w:t>同步分散式房源（</w:t>
      </w:r>
      <w:r>
        <w:rPr>
          <w:rFonts w:ascii="微软雅黑" w:hAnsi="微软雅黑" w:eastAsia="微软雅黑" w:cs="微软雅黑"/>
          <w:sz w:val="21"/>
        </w:rPr>
        <w:t>alipay.eco.renthouse.room.dispersion.sync</w:t>
      </w:r>
      <w:r>
        <w:rPr>
          <w:rFonts w:hint="eastAsia" w:ascii="微软雅黑" w:hAnsi="微软雅黑" w:eastAsia="微软雅黑" w:cs="微软雅黑"/>
          <w:sz w:val="21"/>
        </w:rPr>
        <w:t>）</w:t>
      </w:r>
      <w:r>
        <w:rPr>
          <w:rFonts w:ascii="微软雅黑" w:hAnsi="微软雅黑" w:eastAsia="微软雅黑" w:cs="微软雅黑"/>
          <w:sz w:val="21"/>
        </w:rPr>
        <w:t xml:space="preserve"> </w:t>
      </w:r>
    </w:p>
    <w:p>
      <w:pPr>
        <w:rPr>
          <w:rFonts w:ascii="Times New Roman" w:hAnsi="Times New Roman" w:eastAsia="Times New Roman" w:cs="Times New Roman"/>
          <w:b/>
        </w:rPr>
      </w:pPr>
      <w:r>
        <w:rPr>
          <w:b/>
        </w:rPr>
        <w:t>调用说明</w:t>
      </w:r>
      <w:r>
        <w:rPr>
          <w:rFonts w:hint="eastAsia"/>
          <w:b/>
        </w:rPr>
        <w:t>：</w:t>
      </w:r>
    </w:p>
    <w:p>
      <w:pPr>
        <w:rPr>
          <w:rFonts w:ascii="Times New Roman" w:hAnsi="Times New Roman" w:eastAsia="Times New Roman" w:cs="Times New Roman"/>
        </w:rPr>
      </w:pPr>
      <w:r>
        <w:t xml:space="preserve">同步房源时，会根据请求参数 </w:t>
      </w:r>
      <w:r>
        <w:rPr>
          <w:rFonts w:ascii="Times New Roman" w:hAnsi="Times New Roman" w:eastAsia="Times New Roman" w:cs="Times New Roman"/>
        </w:rPr>
        <w:t xml:space="preserve">roomCode </w:t>
      </w:r>
      <w:r>
        <w:t xml:space="preserve">判断，已存在表示通过房源 </w:t>
      </w:r>
      <w:r>
        <w:rPr>
          <w:rFonts w:ascii="Times New Roman" w:hAnsi="Times New Roman" w:eastAsia="Times New Roman" w:cs="Times New Roman"/>
        </w:rPr>
        <w:t xml:space="preserve">ID </w:t>
      </w:r>
      <w:r>
        <w:t>更新房源信息，不存在添加房源。</w:t>
      </w:r>
      <w:r>
        <w:rPr>
          <w:rFonts w:ascii="Times New Roman" w:hAnsi="Times New Roman" w:eastAsia="Times New Roman" w:cs="Times New Roman"/>
        </w:rPr>
        <w:t xml:space="preserve"> </w:t>
      </w:r>
    </w:p>
    <w:p>
      <w:pPr>
        <w:rPr>
          <w:b/>
        </w:rPr>
      </w:pPr>
      <w:r>
        <w:rPr>
          <w:b/>
        </w:rPr>
        <w:t>提示：</w:t>
      </w:r>
    </w:p>
    <w:p>
      <w:pPr>
        <w:pStyle w:val="24"/>
        <w:numPr>
          <w:ilvl w:val="0"/>
          <w:numId w:val="8"/>
        </w:numPr>
        <w:ind w:firstLineChars="0"/>
      </w:pPr>
      <w:r>
        <w:t>避免在支付宝线上环境上传测试数据，测试接口请通过沙箱环境。</w:t>
      </w:r>
      <w:r>
        <w:rPr>
          <w:rFonts w:ascii="Times New Roman" w:hAnsi="Times New Roman" w:eastAsia="Times New Roman" w:cs="Times New Roman"/>
        </w:rPr>
        <w:t xml:space="preserve"> </w:t>
      </w:r>
    </w:p>
    <w:p>
      <w:pPr>
        <w:pStyle w:val="24"/>
        <w:numPr>
          <w:ilvl w:val="0"/>
          <w:numId w:val="8"/>
        </w:numPr>
        <w:ind w:firstLineChars="0"/>
        <w:rPr>
          <w:rFonts w:ascii="Calibri" w:hAnsi="Calibri"/>
        </w:rPr>
      </w:pPr>
      <w:r>
        <w:t>图片必须先上传到平台</w:t>
      </w:r>
      <w:r>
        <w:rPr>
          <w:rFonts w:ascii="Times New Roman" w:hAnsi="Times New Roman" w:eastAsia="Times New Roman" w:cs="Times New Roman"/>
        </w:rPr>
        <w:t xml:space="preserve"> </w:t>
      </w:r>
    </w:p>
    <w:p/>
    <w:p>
      <w:pPr>
        <w:pStyle w:val="5"/>
        <w:keepNext w:val="0"/>
        <w:keepLines w:val="0"/>
      </w:pPr>
      <w:r>
        <w:rPr>
          <w:rFonts w:hint="eastAsia" w:ascii="微软雅黑" w:hAnsi="微软雅黑" w:eastAsia="微软雅黑" w:cs="微软雅黑"/>
        </w:rPr>
        <w:t>同步集中式房源（</w:t>
      </w:r>
      <w:r>
        <w:t>alipay.eco.renthouse.room.concentration.sync</w:t>
      </w:r>
      <w:r>
        <w:rPr>
          <w:rFonts w:hint="eastAsia" w:ascii="微软雅黑" w:hAnsi="微软雅黑" w:eastAsia="微软雅黑" w:cs="微软雅黑"/>
        </w:rPr>
        <w:t>）</w:t>
      </w:r>
      <w:r>
        <w:t xml:space="preserve"> </w:t>
      </w:r>
    </w:p>
    <w:p>
      <w:pPr>
        <w:rPr>
          <w:rFonts w:asciiTheme="majorHAnsi" w:hAnsiTheme="majorHAnsi"/>
          <w:b/>
        </w:rPr>
      </w:pPr>
      <w:r>
        <w:rPr>
          <w:rFonts w:cs="微软雅黑" w:asciiTheme="majorHAnsi" w:hAnsiTheme="majorHAnsi"/>
          <w:b/>
        </w:rPr>
        <w:t>调用说明：</w:t>
      </w:r>
    </w:p>
    <w:p>
      <w:pPr>
        <w:rPr>
          <w:rFonts w:asciiTheme="majorHAnsi" w:hAnsiTheme="majorHAnsi"/>
        </w:rPr>
      </w:pPr>
      <w:r>
        <w:rPr>
          <w:rFonts w:cs="微软雅黑" w:asciiTheme="majorHAnsi" w:hAnsiTheme="majorHAnsi"/>
        </w:rPr>
        <w:t xml:space="preserve">同步房源时，会根据请求参数 </w:t>
      </w:r>
      <w:r>
        <w:rPr>
          <w:rFonts w:asciiTheme="majorHAnsi" w:hAnsiTheme="majorHAnsi"/>
        </w:rPr>
        <w:t xml:space="preserve">roomCode </w:t>
      </w:r>
      <w:r>
        <w:rPr>
          <w:rFonts w:cs="微软雅黑" w:asciiTheme="majorHAnsi" w:hAnsiTheme="majorHAnsi"/>
        </w:rPr>
        <w:t xml:space="preserve">判断，已存在表示通过房源 </w:t>
      </w:r>
      <w:r>
        <w:rPr>
          <w:rFonts w:asciiTheme="majorHAnsi" w:hAnsiTheme="majorHAnsi"/>
        </w:rPr>
        <w:t xml:space="preserve">ID </w:t>
      </w:r>
      <w:r>
        <w:rPr>
          <w:rFonts w:cs="微软雅黑" w:asciiTheme="majorHAnsi" w:hAnsiTheme="majorHAnsi"/>
        </w:rPr>
        <w:t>更新房源信息，不存在添加房源。</w:t>
      </w:r>
      <w:r>
        <w:rPr>
          <w:rFonts w:asciiTheme="majorHAnsi" w:hAnsiTheme="majorHAnsi"/>
        </w:rPr>
        <w:t xml:space="preserve"> </w:t>
      </w:r>
    </w:p>
    <w:p>
      <w:pPr>
        <w:rPr>
          <w:rFonts w:asciiTheme="majorHAnsi" w:hAnsiTheme="majorHAnsi"/>
        </w:rPr>
      </w:pPr>
    </w:p>
    <w:p>
      <w:pPr>
        <w:rPr>
          <w:rFonts w:asciiTheme="majorHAnsi" w:hAnsiTheme="majorHAnsi"/>
        </w:rPr>
      </w:pPr>
      <w:r>
        <w:rPr>
          <w:rFonts w:cs="微软雅黑" w:asciiTheme="majorHAnsi" w:hAnsiTheme="majorHAnsi"/>
          <w:b/>
        </w:rPr>
        <w:t>提示：</w:t>
      </w:r>
    </w:p>
    <w:p>
      <w:pPr>
        <w:pStyle w:val="24"/>
        <w:numPr>
          <w:ilvl w:val="0"/>
          <w:numId w:val="9"/>
        </w:numPr>
        <w:ind w:firstLineChars="0"/>
      </w:pPr>
      <w:r>
        <w:t>避免在支付宝线上环境上传测试数据，测试接口请通过沙箱环境。</w:t>
      </w:r>
      <w:r>
        <w:rPr>
          <w:rFonts w:ascii="Times New Roman" w:hAnsi="Times New Roman" w:eastAsia="Times New Roman" w:cs="Times New Roman"/>
        </w:rPr>
        <w:t xml:space="preserve"> </w:t>
      </w:r>
    </w:p>
    <w:p>
      <w:pPr>
        <w:pStyle w:val="24"/>
        <w:numPr>
          <w:ilvl w:val="0"/>
          <w:numId w:val="9"/>
        </w:numPr>
        <w:ind w:firstLineChars="0"/>
        <w:rPr>
          <w:rFonts w:ascii="Calibri" w:hAnsi="Calibri"/>
        </w:rPr>
      </w:pPr>
      <w:r>
        <w:t>图片必须先上传到平台</w:t>
      </w:r>
    </w:p>
    <w:p/>
    <w:p>
      <w:pPr>
        <w:pStyle w:val="5"/>
        <w:keepNext w:val="0"/>
        <w:keepLines w:val="0"/>
      </w:pPr>
      <w:r>
        <w:rPr>
          <w:rFonts w:hint="eastAsia" w:ascii="微软雅黑" w:hAnsi="微软雅黑" w:eastAsia="微软雅黑" w:cs="微软雅黑"/>
        </w:rPr>
        <w:t>上下架房源（</w:t>
      </w:r>
      <w:r>
        <w:t>alipay.eco.renthouse.room.state.sync</w:t>
      </w:r>
      <w:r>
        <w:rPr>
          <w:rFonts w:hint="eastAsia" w:ascii="微软雅黑" w:hAnsi="微软雅黑" w:eastAsia="微软雅黑" w:cs="微软雅黑"/>
        </w:rPr>
        <w:t>）</w:t>
      </w:r>
      <w:r>
        <w:t xml:space="preserve"> </w:t>
      </w:r>
    </w:p>
    <w:p>
      <w:pPr>
        <w:rPr>
          <w:b/>
        </w:rPr>
      </w:pPr>
      <w:r>
        <w:rPr>
          <w:rFonts w:hint="eastAsia"/>
          <w:b/>
        </w:rPr>
        <w:t>调用说明：</w:t>
      </w:r>
    </w:p>
    <w:p>
      <w:pPr>
        <w:rPr>
          <w:rFonts w:ascii="Times New Roman" w:hAnsi="Times New Roman" w:eastAsia="Times New Roman" w:cs="Times New Roman"/>
        </w:rPr>
      </w:pPr>
      <w:r>
        <w:rPr>
          <w:rFonts w:ascii="Times New Roman" w:hAnsi="Times New Roman" w:eastAsia="Times New Roman" w:cs="Times New Roman"/>
        </w:rPr>
        <w:t xml:space="preserve"> </w:t>
      </w:r>
      <w:r>
        <w:rPr>
          <w:rFonts w:hint="eastAsia"/>
        </w:rPr>
        <w:t>对房源进行上下架操作，下架房源之后不会显示在租房平台列表里。</w:t>
      </w:r>
      <w:r>
        <w:rPr>
          <w:rFonts w:ascii="Times New Roman" w:hAnsi="Times New Roman" w:eastAsia="Times New Roman" w:cs="Times New Roman"/>
        </w:rPr>
        <w:t xml:space="preserve"> </w:t>
      </w:r>
    </w:p>
    <w:p/>
    <w:p>
      <w:pPr>
        <w:pStyle w:val="3"/>
      </w:pPr>
      <w:r>
        <w:t>在线预约</w:t>
      </w:r>
    </w:p>
    <w:p>
      <w:pPr>
        <w:pStyle w:val="4"/>
      </w:pPr>
      <w:r>
        <w:t xml:space="preserve">场景 </w:t>
      </w:r>
    </w:p>
    <w:p>
      <w:pPr>
        <w:ind w:firstLine="420"/>
      </w:pPr>
      <w:r>
        <w:t>用户拨打房东电话或者预约看房操作会异步通知开发者平台，开发者可以将信息同步到开发者平台的内部后台管理系统供相关工作人员处理</w:t>
      </w:r>
      <w:r>
        <w:rPr>
          <w:rFonts w:hint="eastAsia"/>
        </w:rPr>
        <w:t>。</w:t>
      </w:r>
    </w:p>
    <w:p>
      <w:pPr>
        <w:pStyle w:val="4"/>
      </w:pPr>
      <w:r>
        <w:t>流程</w:t>
      </w:r>
    </w:p>
    <w:p>
      <w:pPr>
        <w:spacing w:after="793"/>
        <w:ind w:left="30"/>
      </w:pPr>
      <w:r>
        <mc:AlternateContent>
          <mc:Choice Requires="wpg">
            <w:drawing>
              <wp:inline distT="0" distB="0" distL="0" distR="0">
                <wp:extent cx="5787390" cy="4233545"/>
                <wp:effectExtent l="0" t="0" r="3810" b="14605"/>
                <wp:docPr id="5642" name="Group 5642"/>
                <wp:cNvGraphicFramePr/>
                <a:graphic xmlns:a="http://schemas.openxmlformats.org/drawingml/2006/main">
                  <a:graphicData uri="http://schemas.microsoft.com/office/word/2010/wordprocessingGroup">
                    <wpg:wgp>
                      <wpg:cNvGrpSpPr/>
                      <wpg:grpSpPr>
                        <a:xfrm>
                          <a:off x="0" y="0"/>
                          <a:ext cx="5787847" cy="4233605"/>
                          <a:chOff x="0" y="0"/>
                          <a:chExt cx="5787847" cy="4233605"/>
                        </a:xfrm>
                      </wpg:grpSpPr>
                      <wps:wsp>
                        <wps:cNvPr id="6124" name="Shape 6124"/>
                        <wps:cNvSpPr/>
                        <wps:spPr>
                          <a:xfrm>
                            <a:off x="198317" y="331088"/>
                            <a:ext cx="419977" cy="253595"/>
                          </a:xfrm>
                          <a:custGeom>
                            <a:avLst/>
                            <a:gdLst/>
                            <a:ahLst/>
                            <a:cxnLst/>
                            <a:rect l="0" t="0" r="0" b="0"/>
                            <a:pathLst>
                              <a:path w="419977" h="253595">
                                <a:moveTo>
                                  <a:pt x="0" y="0"/>
                                </a:moveTo>
                                <a:lnTo>
                                  <a:pt x="419977" y="0"/>
                                </a:lnTo>
                                <a:lnTo>
                                  <a:pt x="419977" y="253595"/>
                                </a:lnTo>
                                <a:lnTo>
                                  <a:pt x="0" y="253595"/>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883" name="Shape 883"/>
                        <wps:cNvSpPr/>
                        <wps:spPr>
                          <a:xfrm>
                            <a:off x="198317" y="331088"/>
                            <a:ext cx="419977" cy="253595"/>
                          </a:xfrm>
                          <a:custGeom>
                            <a:avLst/>
                            <a:gdLst/>
                            <a:ahLst/>
                            <a:cxnLst/>
                            <a:rect l="0" t="0" r="0" b="0"/>
                            <a:pathLst>
                              <a:path w="419977" h="253595">
                                <a:moveTo>
                                  <a:pt x="0" y="253595"/>
                                </a:moveTo>
                                <a:lnTo>
                                  <a:pt x="419977" y="253595"/>
                                </a:lnTo>
                                <a:lnTo>
                                  <a:pt x="419977"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85" name="Shape 885"/>
                        <wps:cNvSpPr/>
                        <wps:spPr>
                          <a:xfrm>
                            <a:off x="408306" y="626928"/>
                            <a:ext cx="0" cy="3536229"/>
                          </a:xfrm>
                          <a:custGeom>
                            <a:avLst/>
                            <a:gdLst/>
                            <a:ahLst/>
                            <a:cxnLst/>
                            <a:rect l="0" t="0" r="0" b="0"/>
                            <a:pathLst>
                              <a:path h="3536229">
                                <a:moveTo>
                                  <a:pt x="0" y="0"/>
                                </a:moveTo>
                                <a:lnTo>
                                  <a:pt x="0" y="3536229"/>
                                </a:lnTo>
                              </a:path>
                            </a:pathLst>
                          </a:custGeom>
                          <a:ln w="6179"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6125" name="Shape 6125"/>
                        <wps:cNvSpPr/>
                        <wps:spPr>
                          <a:xfrm>
                            <a:off x="0" y="288803"/>
                            <a:ext cx="816619" cy="338126"/>
                          </a:xfrm>
                          <a:custGeom>
                            <a:avLst/>
                            <a:gdLst/>
                            <a:ahLst/>
                            <a:cxnLst/>
                            <a:rect l="0" t="0" r="0" b="0"/>
                            <a:pathLst>
                              <a:path w="816619" h="338126">
                                <a:moveTo>
                                  <a:pt x="0" y="0"/>
                                </a:moveTo>
                                <a:lnTo>
                                  <a:pt x="816619" y="0"/>
                                </a:lnTo>
                                <a:lnTo>
                                  <a:pt x="816619" y="338126"/>
                                </a:lnTo>
                                <a:lnTo>
                                  <a:pt x="0" y="33812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887" name="Shape 887"/>
                        <wps:cNvSpPr/>
                        <wps:spPr>
                          <a:xfrm>
                            <a:off x="0" y="288803"/>
                            <a:ext cx="816619" cy="338126"/>
                          </a:xfrm>
                          <a:custGeom>
                            <a:avLst/>
                            <a:gdLst/>
                            <a:ahLst/>
                            <a:cxnLst/>
                            <a:rect l="0" t="0" r="0" b="0"/>
                            <a:pathLst>
                              <a:path w="816619" h="338126">
                                <a:moveTo>
                                  <a:pt x="0" y="338126"/>
                                </a:moveTo>
                                <a:lnTo>
                                  <a:pt x="816619" y="338126"/>
                                </a:lnTo>
                                <a:lnTo>
                                  <a:pt x="816619"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89" name="Rectangle 889"/>
                        <wps:cNvSpPr/>
                        <wps:spPr>
                          <a:xfrm>
                            <a:off x="44705" y="310337"/>
                            <a:ext cx="771980" cy="301241"/>
                          </a:xfrm>
                          <a:prstGeom prst="rect">
                            <a:avLst/>
                          </a:prstGeom>
                          <a:ln>
                            <a:noFill/>
                          </a:ln>
                        </wps:spPr>
                        <wps:txbx>
                          <w:txbxContent>
                            <w:p>
                              <w:r>
                                <w:rPr>
                                  <w:rFonts w:ascii="宋体" w:hAnsi="宋体" w:eastAsia="宋体" w:cs="宋体"/>
                                  <w:color w:val="FFFFFF"/>
                                  <w:sz w:val="21"/>
                                  <w:szCs w:val="21"/>
                                </w:rPr>
                                <w:t>开发者平</w:t>
                              </w:r>
                              <w:r>
                                <w:rPr>
                                  <w:rFonts w:ascii="宋体" w:hAnsi="宋体" w:eastAsia="宋体" w:cs="宋体"/>
                                  <w:color w:val="FFFFFF"/>
                                  <w:sz w:val="21"/>
                                </w:rPr>
                                <w:t>台</w:t>
                              </w:r>
                            </w:p>
                          </w:txbxContent>
                        </wps:txbx>
                        <wps:bodyPr horzOverflow="overflow" lIns="0" tIns="0" rIns="0" bIns="0" rtlCol="0">
                          <a:noAutofit/>
                        </wps:bodyPr>
                      </wps:wsp>
                      <wps:wsp>
                        <wps:cNvPr id="890" name="Shape 890"/>
                        <wps:cNvSpPr/>
                        <wps:spPr>
                          <a:xfrm>
                            <a:off x="2864913" y="331088"/>
                            <a:ext cx="419977" cy="253595"/>
                          </a:xfrm>
                          <a:custGeom>
                            <a:avLst/>
                            <a:gdLst/>
                            <a:ahLst/>
                            <a:cxnLst/>
                            <a:rect l="0" t="0" r="0" b="0"/>
                            <a:pathLst>
                              <a:path w="419977" h="253595">
                                <a:moveTo>
                                  <a:pt x="0" y="0"/>
                                </a:moveTo>
                                <a:lnTo>
                                  <a:pt x="419977" y="0"/>
                                </a:lnTo>
                                <a:lnTo>
                                  <a:pt x="419977" y="253595"/>
                                </a:lnTo>
                                <a:lnTo>
                                  <a:pt x="0" y="253595"/>
                                </a:lnTo>
                                <a:lnTo>
                                  <a:pt x="0" y="0"/>
                                </a:lnTo>
                                <a:close/>
                              </a:path>
                            </a:pathLst>
                          </a:custGeom>
                          <a:ln w="0" cap="rnd">
                            <a:round/>
                          </a:ln>
                        </wps:spPr>
                        <wps:style>
                          <a:lnRef idx="0">
                            <a:srgbClr val="000000"/>
                          </a:lnRef>
                          <a:fillRef idx="1">
                            <a:srgbClr val="73AE42"/>
                          </a:fillRef>
                          <a:effectRef idx="0">
                            <a:scrgbClr r="0" g="0" b="0"/>
                          </a:effectRef>
                          <a:fontRef idx="none"/>
                        </wps:style>
                        <wps:bodyPr/>
                      </wps:wsp>
                      <wps:wsp>
                        <wps:cNvPr id="891" name="Shape 891"/>
                        <wps:cNvSpPr/>
                        <wps:spPr>
                          <a:xfrm>
                            <a:off x="2864913" y="331088"/>
                            <a:ext cx="419977" cy="253595"/>
                          </a:xfrm>
                          <a:custGeom>
                            <a:avLst/>
                            <a:gdLst/>
                            <a:ahLst/>
                            <a:cxnLst/>
                            <a:rect l="0" t="0" r="0" b="0"/>
                            <a:pathLst>
                              <a:path w="419977" h="253595">
                                <a:moveTo>
                                  <a:pt x="0" y="253595"/>
                                </a:moveTo>
                                <a:lnTo>
                                  <a:pt x="419977" y="253595"/>
                                </a:lnTo>
                                <a:lnTo>
                                  <a:pt x="419977"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93" name="Shape 893"/>
                        <wps:cNvSpPr/>
                        <wps:spPr>
                          <a:xfrm>
                            <a:off x="3074885" y="626928"/>
                            <a:ext cx="0" cy="3465793"/>
                          </a:xfrm>
                          <a:custGeom>
                            <a:avLst/>
                            <a:gdLst/>
                            <a:ahLst/>
                            <a:cxnLst/>
                            <a:rect l="0" t="0" r="0" b="0"/>
                            <a:pathLst>
                              <a:path h="3465793">
                                <a:moveTo>
                                  <a:pt x="0" y="0"/>
                                </a:moveTo>
                                <a:lnTo>
                                  <a:pt x="0" y="3465793"/>
                                </a:lnTo>
                              </a:path>
                            </a:pathLst>
                          </a:custGeom>
                          <a:ln w="6179"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894" name="Shape 894"/>
                        <wps:cNvSpPr/>
                        <wps:spPr>
                          <a:xfrm>
                            <a:off x="2591645" y="288803"/>
                            <a:ext cx="966398" cy="338126"/>
                          </a:xfrm>
                          <a:custGeom>
                            <a:avLst/>
                            <a:gdLst/>
                            <a:ahLst/>
                            <a:cxnLst/>
                            <a:rect l="0" t="0" r="0" b="0"/>
                            <a:pathLst>
                              <a:path w="966398" h="338126">
                                <a:moveTo>
                                  <a:pt x="0" y="0"/>
                                </a:moveTo>
                                <a:lnTo>
                                  <a:pt x="966398" y="0"/>
                                </a:lnTo>
                                <a:lnTo>
                                  <a:pt x="966398" y="338126"/>
                                </a:lnTo>
                                <a:lnTo>
                                  <a:pt x="0" y="338126"/>
                                </a:lnTo>
                                <a:lnTo>
                                  <a:pt x="0" y="0"/>
                                </a:lnTo>
                                <a:close/>
                              </a:path>
                            </a:pathLst>
                          </a:custGeom>
                          <a:ln w="0" cap="rnd">
                            <a:round/>
                          </a:ln>
                        </wps:spPr>
                        <wps:style>
                          <a:lnRef idx="0">
                            <a:srgbClr val="000000"/>
                          </a:lnRef>
                          <a:fillRef idx="1">
                            <a:srgbClr val="73AE42"/>
                          </a:fillRef>
                          <a:effectRef idx="0">
                            <a:scrgbClr r="0" g="0" b="0"/>
                          </a:effectRef>
                          <a:fontRef idx="none"/>
                        </wps:style>
                        <wps:bodyPr/>
                      </wps:wsp>
                      <wps:wsp>
                        <wps:cNvPr id="895" name="Shape 895"/>
                        <wps:cNvSpPr/>
                        <wps:spPr>
                          <a:xfrm>
                            <a:off x="2591645" y="288803"/>
                            <a:ext cx="966398" cy="338126"/>
                          </a:xfrm>
                          <a:custGeom>
                            <a:avLst/>
                            <a:gdLst/>
                            <a:ahLst/>
                            <a:cxnLst/>
                            <a:rect l="0" t="0" r="0" b="0"/>
                            <a:pathLst>
                              <a:path w="966398" h="338126">
                                <a:moveTo>
                                  <a:pt x="0" y="338126"/>
                                </a:moveTo>
                                <a:lnTo>
                                  <a:pt x="966398" y="338126"/>
                                </a:lnTo>
                                <a:lnTo>
                                  <a:pt x="966398"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897" name="Rectangle 897"/>
                        <wps:cNvSpPr/>
                        <wps:spPr>
                          <a:xfrm>
                            <a:off x="2577959" y="307400"/>
                            <a:ext cx="1075771" cy="304169"/>
                          </a:xfrm>
                          <a:prstGeom prst="rect">
                            <a:avLst/>
                          </a:prstGeom>
                          <a:ln>
                            <a:noFill/>
                          </a:ln>
                        </wps:spPr>
                        <wps:txbx>
                          <w:txbxContent>
                            <w:p>
                              <w:pPr>
                                <w:rPr>
                                  <w:sz w:val="21"/>
                                </w:rPr>
                              </w:pPr>
                              <w:r>
                                <w:rPr>
                                  <w:rFonts w:ascii="宋体" w:hAnsi="宋体" w:eastAsia="宋体" w:cs="宋体"/>
                                  <w:color w:val="FFFFFF"/>
                                  <w:sz w:val="21"/>
                                </w:rPr>
                                <w:t>支付宝租房平台</w:t>
                              </w:r>
                            </w:p>
                          </w:txbxContent>
                        </wps:txbx>
                        <wps:bodyPr horzOverflow="overflow" lIns="0" tIns="0" rIns="0" bIns="0" rtlCol="0">
                          <a:noAutofit/>
                        </wps:bodyPr>
                      </wps:wsp>
                      <wps:wsp>
                        <wps:cNvPr id="898" name="Shape 898"/>
                        <wps:cNvSpPr/>
                        <wps:spPr>
                          <a:xfrm>
                            <a:off x="408306" y="1289145"/>
                            <a:ext cx="0" cy="84492"/>
                          </a:xfrm>
                          <a:custGeom>
                            <a:avLst/>
                            <a:gdLst/>
                            <a:ahLst/>
                            <a:cxnLst/>
                            <a:rect l="0" t="0" r="0" b="0"/>
                            <a:pathLst>
                              <a:path h="84492">
                                <a:moveTo>
                                  <a:pt x="0" y="84492"/>
                                </a:moveTo>
                                <a:lnTo>
                                  <a:pt x="0" y="0"/>
                                </a:lnTo>
                                <a:lnTo>
                                  <a:pt x="0" y="84492"/>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6126" name="Shape 6126"/>
                        <wps:cNvSpPr/>
                        <wps:spPr>
                          <a:xfrm>
                            <a:off x="373307" y="1045153"/>
                            <a:ext cx="69995" cy="338126"/>
                          </a:xfrm>
                          <a:custGeom>
                            <a:avLst/>
                            <a:gdLst/>
                            <a:ahLst/>
                            <a:cxnLst/>
                            <a:rect l="0" t="0" r="0" b="0"/>
                            <a:pathLst>
                              <a:path w="69995" h="338126">
                                <a:moveTo>
                                  <a:pt x="0" y="0"/>
                                </a:moveTo>
                                <a:lnTo>
                                  <a:pt x="69995" y="0"/>
                                </a:lnTo>
                                <a:lnTo>
                                  <a:pt x="69995" y="338126"/>
                                </a:lnTo>
                                <a:lnTo>
                                  <a:pt x="0" y="33812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901" name="Shape 901"/>
                        <wps:cNvSpPr/>
                        <wps:spPr>
                          <a:xfrm>
                            <a:off x="373307" y="1045153"/>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5692C9"/>
                          </a:lnRef>
                          <a:fillRef idx="0">
                            <a:srgbClr val="000000">
                              <a:alpha val="0"/>
                            </a:srgbClr>
                          </a:fillRef>
                          <a:effectRef idx="0">
                            <a:scrgbClr r="0" g="0" b="0"/>
                          </a:effectRef>
                          <a:fontRef idx="none"/>
                        </wps:style>
                        <wps:bodyPr/>
                      </wps:wsp>
                      <wps:wsp>
                        <wps:cNvPr id="902" name="Shape 902"/>
                        <wps:cNvSpPr/>
                        <wps:spPr>
                          <a:xfrm>
                            <a:off x="443304" y="1190538"/>
                            <a:ext cx="4619690" cy="0"/>
                          </a:xfrm>
                          <a:custGeom>
                            <a:avLst/>
                            <a:gdLst/>
                            <a:ahLst/>
                            <a:cxnLst/>
                            <a:rect l="0" t="0" r="0" b="0"/>
                            <a:pathLst>
                              <a:path w="4619690">
                                <a:moveTo>
                                  <a:pt x="0" y="0"/>
                                </a:moveTo>
                                <a:lnTo>
                                  <a:pt x="4619690"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3" name="Shape 903"/>
                        <wps:cNvSpPr/>
                        <wps:spPr>
                          <a:xfrm>
                            <a:off x="408306" y="1190538"/>
                            <a:ext cx="4654689" cy="0"/>
                          </a:xfrm>
                          <a:custGeom>
                            <a:avLst/>
                            <a:gdLst/>
                            <a:ahLst/>
                            <a:cxnLst/>
                            <a:rect l="0" t="0" r="0" b="0"/>
                            <a:pathLst>
                              <a:path w="4654689">
                                <a:moveTo>
                                  <a:pt x="0" y="0"/>
                                </a:moveTo>
                                <a:lnTo>
                                  <a:pt x="4654689"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4" name="Shape 904"/>
                        <wps:cNvSpPr/>
                        <wps:spPr>
                          <a:xfrm>
                            <a:off x="3033154" y="1190539"/>
                            <a:ext cx="2029840" cy="0"/>
                          </a:xfrm>
                          <a:custGeom>
                            <a:avLst/>
                            <a:gdLst/>
                            <a:ahLst/>
                            <a:cxnLst/>
                            <a:rect l="0" t="0" r="0" b="0"/>
                            <a:pathLst>
                              <a:path w="2029840">
                                <a:moveTo>
                                  <a:pt x="0" y="0"/>
                                </a:moveTo>
                                <a:lnTo>
                                  <a:pt x="2029840"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05" name="Shape 905"/>
                        <wps:cNvSpPr/>
                        <wps:spPr>
                          <a:xfrm>
                            <a:off x="373308" y="2965601"/>
                            <a:ext cx="69995" cy="338126"/>
                          </a:xfrm>
                          <a:custGeom>
                            <a:avLst/>
                            <a:gdLst/>
                            <a:ahLst/>
                            <a:cxnLst/>
                            <a:rect l="0" t="0" r="0" b="0"/>
                            <a:pathLst>
                              <a:path w="69995" h="338126">
                                <a:moveTo>
                                  <a:pt x="0" y="0"/>
                                </a:moveTo>
                                <a:lnTo>
                                  <a:pt x="69995" y="0"/>
                                </a:lnTo>
                                <a:lnTo>
                                  <a:pt x="69995" y="338126"/>
                                </a:lnTo>
                                <a:lnTo>
                                  <a:pt x="0" y="338126"/>
                                </a:lnTo>
                                <a:lnTo>
                                  <a:pt x="0" y="0"/>
                                </a:lnTo>
                                <a:close/>
                              </a:path>
                            </a:pathLst>
                          </a:custGeom>
                          <a:ln w="0" cap="rnd">
                            <a:round/>
                          </a:ln>
                        </wps:spPr>
                        <wps:style>
                          <a:lnRef idx="0">
                            <a:srgbClr val="000000"/>
                          </a:lnRef>
                          <a:fillRef idx="1">
                            <a:srgbClr val="5B9BD5"/>
                          </a:fillRef>
                          <a:effectRef idx="0">
                            <a:scrgbClr r="0" g="0" b="0"/>
                          </a:effectRef>
                          <a:fontRef idx="none"/>
                        </wps:style>
                        <wps:bodyPr/>
                      </wps:wsp>
                      <wps:wsp>
                        <wps:cNvPr id="907" name="Shape 907"/>
                        <wps:cNvSpPr/>
                        <wps:spPr>
                          <a:xfrm>
                            <a:off x="373308" y="2965601"/>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5692C9"/>
                          </a:lnRef>
                          <a:fillRef idx="0">
                            <a:srgbClr val="000000">
                              <a:alpha val="0"/>
                            </a:srgbClr>
                          </a:fillRef>
                          <a:effectRef idx="0">
                            <a:scrgbClr r="0" g="0" b="0"/>
                          </a:effectRef>
                          <a:fontRef idx="none"/>
                        </wps:style>
                        <wps:bodyPr/>
                      </wps:wsp>
                      <wps:wsp>
                        <wps:cNvPr id="910" name="Rectangle 910"/>
                        <wps:cNvSpPr/>
                        <wps:spPr>
                          <a:xfrm>
                            <a:off x="3462324" y="1060641"/>
                            <a:ext cx="171975" cy="202092"/>
                          </a:xfrm>
                          <a:prstGeom prst="rect">
                            <a:avLst/>
                          </a:prstGeom>
                          <a:ln>
                            <a:noFill/>
                          </a:ln>
                        </wps:spPr>
                        <wps:txbx>
                          <w:txbxContent>
                            <w:p>
                              <w:r>
                                <w:rPr>
                                  <w:rFonts w:ascii="微软雅黑" w:hAnsi="微软雅黑" w:eastAsia="微软雅黑" w:cs="微软雅黑"/>
                                  <w:sz w:val="15"/>
                                </w:rPr>
                                <w:t>1</w:t>
                              </w:r>
                            </w:p>
                          </w:txbxContent>
                        </wps:txbx>
                        <wps:bodyPr horzOverflow="overflow" lIns="0" tIns="0" rIns="0" bIns="0" rtlCol="0">
                          <a:noAutofit/>
                        </wps:bodyPr>
                      </wps:wsp>
                      <wps:wsp>
                        <wps:cNvPr id="912" name="Rectangle 912"/>
                        <wps:cNvSpPr/>
                        <wps:spPr>
                          <a:xfrm>
                            <a:off x="3532909" y="1073447"/>
                            <a:ext cx="197781" cy="221894"/>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914" name="Rectangle 914"/>
                        <wps:cNvSpPr/>
                        <wps:spPr>
                          <a:xfrm>
                            <a:off x="3610099" y="1048765"/>
                            <a:ext cx="174807" cy="227831"/>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916" name="Rectangle 916"/>
                        <wps:cNvSpPr/>
                        <wps:spPr>
                          <a:xfrm>
                            <a:off x="3770814" y="1048781"/>
                            <a:ext cx="25789" cy="146078"/>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918" name="Rectangle 918"/>
                        <wps:cNvSpPr/>
                        <wps:spPr>
                          <a:xfrm>
                            <a:off x="3790516" y="1048765"/>
                            <a:ext cx="1092239" cy="269396"/>
                          </a:xfrm>
                          <a:prstGeom prst="rect">
                            <a:avLst/>
                          </a:prstGeom>
                          <a:ln>
                            <a:noFill/>
                          </a:ln>
                        </wps:spPr>
                        <wps:txbx>
                          <w:txbxContent>
                            <w:p>
                              <w:r>
                                <w:rPr>
                                  <w:rFonts w:ascii="微软雅黑" w:hAnsi="微软雅黑" w:eastAsia="微软雅黑" w:cs="微软雅黑"/>
                                  <w:sz w:val="15"/>
                                </w:rPr>
                                <w:t xml:space="preserve">用户拨打房源房东电话 </w:t>
                              </w:r>
                            </w:p>
                          </w:txbxContent>
                        </wps:txbx>
                        <wps:bodyPr horzOverflow="overflow" lIns="0" tIns="0" rIns="0" bIns="0" rtlCol="0">
                          <a:noAutofit/>
                        </wps:bodyPr>
                      </wps:wsp>
                      <wps:wsp>
                        <wps:cNvPr id="919" name="Shape 919"/>
                        <wps:cNvSpPr/>
                        <wps:spPr>
                          <a:xfrm>
                            <a:off x="5311653" y="84591"/>
                            <a:ext cx="140009" cy="253575"/>
                          </a:xfrm>
                          <a:custGeom>
                            <a:avLst/>
                            <a:gdLst/>
                            <a:ahLst/>
                            <a:cxnLst/>
                            <a:rect l="0" t="0" r="0" b="0"/>
                            <a:pathLst>
                              <a:path w="140009" h="253575">
                                <a:moveTo>
                                  <a:pt x="14074" y="0"/>
                                </a:moveTo>
                                <a:lnTo>
                                  <a:pt x="126016" y="0"/>
                                </a:lnTo>
                                <a:lnTo>
                                  <a:pt x="140009" y="16899"/>
                                </a:lnTo>
                                <a:lnTo>
                                  <a:pt x="140009" y="152086"/>
                                </a:lnTo>
                                <a:lnTo>
                                  <a:pt x="112023" y="152086"/>
                                </a:lnTo>
                                <a:lnTo>
                                  <a:pt x="112023" y="253575"/>
                                </a:lnTo>
                                <a:lnTo>
                                  <a:pt x="70045" y="253575"/>
                                </a:lnTo>
                                <a:lnTo>
                                  <a:pt x="28067" y="253575"/>
                                </a:lnTo>
                                <a:lnTo>
                                  <a:pt x="28067" y="152086"/>
                                </a:lnTo>
                                <a:lnTo>
                                  <a:pt x="0" y="152086"/>
                                </a:lnTo>
                                <a:lnTo>
                                  <a:pt x="0" y="16899"/>
                                </a:lnTo>
                                <a:lnTo>
                                  <a:pt x="14074" y="0"/>
                                </a:lnTo>
                                <a:close/>
                              </a:path>
                            </a:pathLst>
                          </a:custGeom>
                          <a:ln w="0" cap="rnd">
                            <a:round/>
                          </a:ln>
                        </wps:spPr>
                        <wps:style>
                          <a:lnRef idx="0">
                            <a:srgbClr val="000000"/>
                          </a:lnRef>
                          <a:fillRef idx="1">
                            <a:srgbClr val="A5A5A5"/>
                          </a:fillRef>
                          <a:effectRef idx="0">
                            <a:scrgbClr r="0" g="0" b="0"/>
                          </a:effectRef>
                          <a:fontRef idx="none"/>
                        </wps:style>
                        <wps:bodyPr/>
                      </wps:wsp>
                      <wps:wsp>
                        <wps:cNvPr id="920" name="Shape 920"/>
                        <wps:cNvSpPr/>
                        <wps:spPr>
                          <a:xfrm>
                            <a:off x="5353712" y="0"/>
                            <a:ext cx="55971" cy="67594"/>
                          </a:xfrm>
                          <a:custGeom>
                            <a:avLst/>
                            <a:gdLst/>
                            <a:ahLst/>
                            <a:cxnLst/>
                            <a:rect l="0" t="0" r="0" b="0"/>
                            <a:pathLst>
                              <a:path w="55971" h="67594">
                                <a:moveTo>
                                  <a:pt x="27986" y="0"/>
                                </a:moveTo>
                                <a:cubicBezTo>
                                  <a:pt x="43460" y="0"/>
                                  <a:pt x="55971" y="15109"/>
                                  <a:pt x="55971" y="33797"/>
                                </a:cubicBezTo>
                                <a:cubicBezTo>
                                  <a:pt x="55971" y="52484"/>
                                  <a:pt x="43460" y="67594"/>
                                  <a:pt x="27986" y="67594"/>
                                </a:cubicBezTo>
                                <a:cubicBezTo>
                                  <a:pt x="12512" y="67594"/>
                                  <a:pt x="0" y="52484"/>
                                  <a:pt x="0" y="33797"/>
                                </a:cubicBezTo>
                                <a:cubicBezTo>
                                  <a:pt x="0" y="15109"/>
                                  <a:pt x="12512" y="0"/>
                                  <a:pt x="27986" y="0"/>
                                </a:cubicBezTo>
                                <a:close/>
                              </a:path>
                            </a:pathLst>
                          </a:custGeom>
                          <a:ln w="0" cap="rnd">
                            <a:round/>
                          </a:ln>
                        </wps:spPr>
                        <wps:style>
                          <a:lnRef idx="0">
                            <a:srgbClr val="000000"/>
                          </a:lnRef>
                          <a:fillRef idx="1">
                            <a:srgbClr val="A5A5A5"/>
                          </a:fillRef>
                          <a:effectRef idx="0">
                            <a:scrgbClr r="0" g="0" b="0"/>
                          </a:effectRef>
                          <a:fontRef idx="none"/>
                        </wps:style>
                        <wps:bodyPr/>
                      </wps:wsp>
                      <wps:wsp>
                        <wps:cNvPr id="921" name="Shape 921"/>
                        <wps:cNvSpPr/>
                        <wps:spPr>
                          <a:xfrm>
                            <a:off x="5311653" y="84591"/>
                            <a:ext cx="140009" cy="253575"/>
                          </a:xfrm>
                          <a:custGeom>
                            <a:avLst/>
                            <a:gdLst/>
                            <a:ahLst/>
                            <a:cxnLst/>
                            <a:rect l="0" t="0" r="0" b="0"/>
                            <a:pathLst>
                              <a:path w="140009" h="253575">
                                <a:moveTo>
                                  <a:pt x="28067" y="253575"/>
                                </a:moveTo>
                                <a:lnTo>
                                  <a:pt x="28067" y="84492"/>
                                </a:lnTo>
                                <a:lnTo>
                                  <a:pt x="28067" y="152086"/>
                                </a:lnTo>
                                <a:lnTo>
                                  <a:pt x="0" y="152086"/>
                                </a:lnTo>
                                <a:lnTo>
                                  <a:pt x="0" y="16899"/>
                                </a:lnTo>
                                <a:lnTo>
                                  <a:pt x="14074" y="0"/>
                                </a:lnTo>
                                <a:lnTo>
                                  <a:pt x="126016" y="0"/>
                                </a:lnTo>
                                <a:lnTo>
                                  <a:pt x="140009" y="16899"/>
                                </a:lnTo>
                                <a:lnTo>
                                  <a:pt x="140009" y="152086"/>
                                </a:lnTo>
                                <a:lnTo>
                                  <a:pt x="112023" y="152086"/>
                                </a:lnTo>
                                <a:lnTo>
                                  <a:pt x="112023" y="84492"/>
                                </a:lnTo>
                                <a:lnTo>
                                  <a:pt x="112023" y="253575"/>
                                </a:lnTo>
                                <a:lnTo>
                                  <a:pt x="70045" y="253575"/>
                                </a:lnTo>
                                <a:lnTo>
                                  <a:pt x="70045" y="118289"/>
                                </a:lnTo>
                                <a:lnTo>
                                  <a:pt x="70045" y="253575"/>
                                </a:lnTo>
                                <a:lnTo>
                                  <a:pt x="28067" y="253575"/>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2" name="Shape 922"/>
                        <wps:cNvSpPr/>
                        <wps:spPr>
                          <a:xfrm>
                            <a:off x="5353712" y="0"/>
                            <a:ext cx="55971" cy="67594"/>
                          </a:xfrm>
                          <a:custGeom>
                            <a:avLst/>
                            <a:gdLst/>
                            <a:ahLst/>
                            <a:cxnLst/>
                            <a:rect l="0" t="0" r="0" b="0"/>
                            <a:pathLst>
                              <a:path w="55971" h="67594">
                                <a:moveTo>
                                  <a:pt x="55971" y="33797"/>
                                </a:moveTo>
                                <a:cubicBezTo>
                                  <a:pt x="55971" y="15109"/>
                                  <a:pt x="43460" y="0"/>
                                  <a:pt x="27986" y="0"/>
                                </a:cubicBezTo>
                                <a:cubicBezTo>
                                  <a:pt x="12512" y="0"/>
                                  <a:pt x="0" y="15109"/>
                                  <a:pt x="0" y="33797"/>
                                </a:cubicBezTo>
                                <a:cubicBezTo>
                                  <a:pt x="0" y="52484"/>
                                  <a:pt x="12512" y="67594"/>
                                  <a:pt x="27986" y="67594"/>
                                </a:cubicBezTo>
                                <a:cubicBezTo>
                                  <a:pt x="43460" y="67594"/>
                                  <a:pt x="55971" y="52484"/>
                                  <a:pt x="55971" y="33797"/>
                                </a:cubicBez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4" name="Shape 924"/>
                        <wps:cNvSpPr/>
                        <wps:spPr>
                          <a:xfrm>
                            <a:off x="5381698" y="626929"/>
                            <a:ext cx="0" cy="3606676"/>
                          </a:xfrm>
                          <a:custGeom>
                            <a:avLst/>
                            <a:gdLst/>
                            <a:ahLst/>
                            <a:cxnLst/>
                            <a:rect l="0" t="0" r="0" b="0"/>
                            <a:pathLst>
                              <a:path h="3606676">
                                <a:moveTo>
                                  <a:pt x="0" y="0"/>
                                </a:moveTo>
                                <a:lnTo>
                                  <a:pt x="0" y="3606676"/>
                                </a:lnTo>
                              </a:path>
                            </a:pathLst>
                          </a:custGeom>
                          <a:ln w="6179" cap="rnd">
                            <a:custDash>
                              <a:ds d="700007" sp="500007"/>
                            </a:custDash>
                            <a:round/>
                          </a:ln>
                        </wps:spPr>
                        <wps:style>
                          <a:lnRef idx="1">
                            <a:srgbClr val="9C9C9C"/>
                          </a:lnRef>
                          <a:fillRef idx="0">
                            <a:srgbClr val="000000">
                              <a:alpha val="0"/>
                            </a:srgbClr>
                          </a:fillRef>
                          <a:effectRef idx="0">
                            <a:scrgbClr r="0" g="0" b="0"/>
                          </a:effectRef>
                          <a:fontRef idx="none"/>
                        </wps:style>
                        <wps:bodyPr/>
                      </wps:wsp>
                      <wps:wsp>
                        <wps:cNvPr id="6127" name="Shape 6127"/>
                        <wps:cNvSpPr/>
                        <wps:spPr>
                          <a:xfrm>
                            <a:off x="5031717" y="373334"/>
                            <a:ext cx="699953" cy="253595"/>
                          </a:xfrm>
                          <a:custGeom>
                            <a:avLst/>
                            <a:gdLst/>
                            <a:ahLst/>
                            <a:cxnLst/>
                            <a:rect l="0" t="0" r="0" b="0"/>
                            <a:pathLst>
                              <a:path w="699953" h="253595">
                                <a:moveTo>
                                  <a:pt x="0" y="0"/>
                                </a:moveTo>
                                <a:lnTo>
                                  <a:pt x="699953" y="0"/>
                                </a:lnTo>
                                <a:lnTo>
                                  <a:pt x="699953" y="253595"/>
                                </a:lnTo>
                                <a:lnTo>
                                  <a:pt x="0" y="253595"/>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26" name="Shape 926"/>
                        <wps:cNvSpPr/>
                        <wps:spPr>
                          <a:xfrm>
                            <a:off x="5031717" y="373334"/>
                            <a:ext cx="699953" cy="253595"/>
                          </a:xfrm>
                          <a:custGeom>
                            <a:avLst/>
                            <a:gdLst/>
                            <a:ahLst/>
                            <a:cxnLst/>
                            <a:rect l="0" t="0" r="0" b="0"/>
                            <a:pathLst>
                              <a:path w="699953" h="253595">
                                <a:moveTo>
                                  <a:pt x="0" y="253595"/>
                                </a:moveTo>
                                <a:lnTo>
                                  <a:pt x="699953" y="253595"/>
                                </a:lnTo>
                                <a:lnTo>
                                  <a:pt x="699953" y="0"/>
                                </a:lnTo>
                                <a:lnTo>
                                  <a:pt x="0" y="0"/>
                                </a:lnTo>
                                <a:close/>
                              </a:path>
                            </a:pathLst>
                          </a:custGeom>
                          <a:ln w="6179" cap="rnd">
                            <a:round/>
                          </a:ln>
                        </wps:spPr>
                        <wps:style>
                          <a:lnRef idx="1">
                            <a:srgbClr val="FFFFFF"/>
                          </a:lnRef>
                          <a:fillRef idx="0">
                            <a:srgbClr val="000000">
                              <a:alpha val="0"/>
                            </a:srgbClr>
                          </a:fillRef>
                          <a:effectRef idx="0">
                            <a:scrgbClr r="0" g="0" b="0"/>
                          </a:effectRef>
                          <a:fontRef idx="none"/>
                        </wps:style>
                        <wps:bodyPr/>
                      </wps:wsp>
                      <wps:wsp>
                        <wps:cNvPr id="928" name="Rectangle 928"/>
                        <wps:cNvSpPr/>
                        <wps:spPr>
                          <a:xfrm>
                            <a:off x="5269254" y="354886"/>
                            <a:ext cx="263280" cy="280444"/>
                          </a:xfrm>
                          <a:prstGeom prst="rect">
                            <a:avLst/>
                          </a:prstGeom>
                          <a:ln>
                            <a:noFill/>
                          </a:ln>
                        </wps:spPr>
                        <wps:txbx>
                          <w:txbxContent>
                            <w:p>
                              <w:pPr>
                                <w:rPr>
                                  <w:sz w:val="18"/>
                                  <w:szCs w:val="18"/>
                                </w:rPr>
                              </w:pPr>
                              <w:r>
                                <w:rPr>
                                  <w:rFonts w:ascii="宋体" w:hAnsi="宋体" w:eastAsia="宋体" w:cs="宋体"/>
                                  <w:color w:val="FFFFFF"/>
                                  <w:sz w:val="18"/>
                                  <w:szCs w:val="18"/>
                                </w:rPr>
                                <w:t xml:space="preserve">用户 </w:t>
                              </w:r>
                            </w:p>
                          </w:txbxContent>
                        </wps:txbx>
                        <wps:bodyPr horzOverflow="overflow" lIns="0" tIns="0" rIns="0" bIns="0" rtlCol="0">
                          <a:noAutofit/>
                        </wps:bodyPr>
                      </wps:wsp>
                      <wps:wsp>
                        <wps:cNvPr id="931" name="Rectangle 931"/>
                        <wps:cNvSpPr/>
                        <wps:spPr>
                          <a:xfrm>
                            <a:off x="884873" y="990277"/>
                            <a:ext cx="181857" cy="272423"/>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933" name="Rectangle 933"/>
                        <wps:cNvSpPr/>
                        <wps:spPr>
                          <a:xfrm>
                            <a:off x="1206043" y="1073448"/>
                            <a:ext cx="23810" cy="134870"/>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41" name="Rectangle 5641"/>
                        <wps:cNvSpPr/>
                        <wps:spPr>
                          <a:xfrm>
                            <a:off x="1267199" y="1073447"/>
                            <a:ext cx="29244" cy="134870"/>
                          </a:xfrm>
                          <a:prstGeom prst="rect">
                            <a:avLst/>
                          </a:prstGeom>
                          <a:ln>
                            <a:noFill/>
                          </a:ln>
                        </wps:spPr>
                        <wps:txbx>
                          <w:txbxContent>
                            <w:p>
                              <w:r>
                                <w:rPr>
                                  <w:rFonts w:ascii="微软雅黑" w:hAnsi="微软雅黑" w:eastAsia="微软雅黑" w:cs="微软雅黑"/>
                                  <w:sz w:val="14"/>
                                </w:rPr>
                                <w:t xml:space="preserve"> </w:t>
                              </w:r>
                            </w:p>
                          </w:txbxContent>
                        </wps:txbx>
                        <wps:bodyPr horzOverflow="overflow" lIns="0" tIns="0" rIns="0" bIns="0" rtlCol="0">
                          <a:noAutofit/>
                        </wps:bodyPr>
                      </wps:wsp>
                      <wps:wsp>
                        <wps:cNvPr id="5640" name="Rectangle 5640"/>
                        <wps:cNvSpPr/>
                        <wps:spPr>
                          <a:xfrm>
                            <a:off x="993779" y="980363"/>
                            <a:ext cx="171438" cy="308753"/>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937" name="Rectangle 937"/>
                        <wps:cNvSpPr/>
                        <wps:spPr>
                          <a:xfrm>
                            <a:off x="1281782" y="930931"/>
                            <a:ext cx="1281095" cy="283248"/>
                          </a:xfrm>
                          <a:prstGeom prst="rect">
                            <a:avLst/>
                          </a:prstGeom>
                          <a:ln>
                            <a:noFill/>
                          </a:ln>
                        </wps:spPr>
                        <wps:txbx>
                          <w:txbxContent>
                            <w:p>
                              <w:r>
                                <w:rPr>
                                  <w:rFonts w:ascii="微软雅黑" w:hAnsi="微软雅黑" w:eastAsia="微软雅黑" w:cs="微软雅黑"/>
                                  <w:sz w:val="14"/>
                                </w:rPr>
                                <w:t>异步通知开发者平台拨打记录</w:t>
                              </w:r>
                            </w:p>
                          </w:txbxContent>
                        </wps:txbx>
                        <wps:bodyPr horzOverflow="overflow" lIns="0" tIns="0" rIns="0" bIns="0" rtlCol="0">
                          <a:noAutofit/>
                        </wps:bodyPr>
                      </wps:wsp>
                      <wps:wsp>
                        <wps:cNvPr id="6128" name="Shape 6128"/>
                        <wps:cNvSpPr/>
                        <wps:spPr>
                          <a:xfrm>
                            <a:off x="5352808" y="1045153"/>
                            <a:ext cx="69996" cy="338126"/>
                          </a:xfrm>
                          <a:custGeom>
                            <a:avLst/>
                            <a:gdLst/>
                            <a:ahLst/>
                            <a:cxnLst/>
                            <a:rect l="0" t="0" r="0" b="0"/>
                            <a:pathLst>
                              <a:path w="69996" h="338126">
                                <a:moveTo>
                                  <a:pt x="0" y="0"/>
                                </a:moveTo>
                                <a:lnTo>
                                  <a:pt x="69996" y="0"/>
                                </a:lnTo>
                                <a:lnTo>
                                  <a:pt x="69996" y="338126"/>
                                </a:lnTo>
                                <a:lnTo>
                                  <a:pt x="0" y="338126"/>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40" name="Shape 940"/>
                        <wps:cNvSpPr/>
                        <wps:spPr>
                          <a:xfrm>
                            <a:off x="5352808" y="1045153"/>
                            <a:ext cx="69996" cy="338126"/>
                          </a:xfrm>
                          <a:custGeom>
                            <a:avLst/>
                            <a:gdLst/>
                            <a:ahLst/>
                            <a:cxnLst/>
                            <a:rect l="0" t="0" r="0" b="0"/>
                            <a:pathLst>
                              <a:path w="69996" h="338126">
                                <a:moveTo>
                                  <a:pt x="0" y="338126"/>
                                </a:moveTo>
                                <a:lnTo>
                                  <a:pt x="69996" y="338126"/>
                                </a:lnTo>
                                <a:lnTo>
                                  <a:pt x="69996" y="0"/>
                                </a:lnTo>
                                <a:lnTo>
                                  <a:pt x="0" y="0"/>
                                </a:lnTo>
                                <a:close/>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41" name="Shape 941"/>
                        <wps:cNvSpPr/>
                        <wps:spPr>
                          <a:xfrm>
                            <a:off x="3163780" y="1192825"/>
                            <a:ext cx="2189028" cy="21372"/>
                          </a:xfrm>
                          <a:custGeom>
                            <a:avLst/>
                            <a:gdLst/>
                            <a:ahLst/>
                            <a:cxnLst/>
                            <a:rect l="0" t="0" r="0" b="0"/>
                            <a:pathLst>
                              <a:path w="2189028" h="21372">
                                <a:moveTo>
                                  <a:pt x="2189028" y="21372"/>
                                </a:moveTo>
                                <a:lnTo>
                                  <a:pt x="0" y="0"/>
                                </a:lnTo>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42" name="Shape 942"/>
                        <wps:cNvSpPr/>
                        <wps:spPr>
                          <a:xfrm>
                            <a:off x="3109867" y="1155748"/>
                            <a:ext cx="61814" cy="74353"/>
                          </a:xfrm>
                          <a:custGeom>
                            <a:avLst/>
                            <a:gdLst/>
                            <a:ahLst/>
                            <a:cxnLst/>
                            <a:rect l="0" t="0" r="0" b="0"/>
                            <a:pathLst>
                              <a:path w="61814" h="74353">
                                <a:moveTo>
                                  <a:pt x="61814" y="0"/>
                                </a:moveTo>
                                <a:lnTo>
                                  <a:pt x="61321" y="74353"/>
                                </a:lnTo>
                                <a:lnTo>
                                  <a:pt x="0" y="36580"/>
                                </a:lnTo>
                                <a:lnTo>
                                  <a:pt x="61814" y="0"/>
                                </a:lnTo>
                                <a:close/>
                              </a:path>
                            </a:pathLst>
                          </a:custGeom>
                          <a:ln w="0" cap="rnd">
                            <a:round/>
                          </a:ln>
                        </wps:spPr>
                        <wps:style>
                          <a:lnRef idx="0">
                            <a:srgbClr val="000000"/>
                          </a:lnRef>
                          <a:fillRef idx="1">
                            <a:srgbClr val="9C9C9C"/>
                          </a:fillRef>
                          <a:effectRef idx="0">
                            <a:scrgbClr r="0" g="0" b="0"/>
                          </a:effectRef>
                          <a:fontRef idx="none"/>
                        </wps:style>
                        <wps:bodyPr/>
                      </wps:wsp>
                      <wps:wsp>
                        <wps:cNvPr id="6129" name="Shape 6129"/>
                        <wps:cNvSpPr/>
                        <wps:spPr>
                          <a:xfrm>
                            <a:off x="3039904" y="1023225"/>
                            <a:ext cx="69995" cy="619891"/>
                          </a:xfrm>
                          <a:custGeom>
                            <a:avLst/>
                            <a:gdLst/>
                            <a:ahLst/>
                            <a:cxnLst/>
                            <a:rect l="0" t="0" r="0" b="0"/>
                            <a:pathLst>
                              <a:path w="69995" h="619891">
                                <a:moveTo>
                                  <a:pt x="0" y="0"/>
                                </a:moveTo>
                                <a:lnTo>
                                  <a:pt x="69995" y="0"/>
                                </a:lnTo>
                                <a:lnTo>
                                  <a:pt x="69995" y="619891"/>
                                </a:lnTo>
                                <a:lnTo>
                                  <a:pt x="0" y="619891"/>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945" name="Shape 945"/>
                        <wps:cNvSpPr/>
                        <wps:spPr>
                          <a:xfrm>
                            <a:off x="3039904" y="1023225"/>
                            <a:ext cx="69995" cy="619891"/>
                          </a:xfrm>
                          <a:custGeom>
                            <a:avLst/>
                            <a:gdLst/>
                            <a:ahLst/>
                            <a:cxnLst/>
                            <a:rect l="0" t="0" r="0" b="0"/>
                            <a:pathLst>
                              <a:path w="69995" h="619891">
                                <a:moveTo>
                                  <a:pt x="0" y="619891"/>
                                </a:moveTo>
                                <a:lnTo>
                                  <a:pt x="69995" y="619891"/>
                                </a:lnTo>
                                <a:lnTo>
                                  <a:pt x="69995" y="0"/>
                                </a:lnTo>
                                <a:lnTo>
                                  <a:pt x="0" y="0"/>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46" name="Shape 946"/>
                        <wps:cNvSpPr/>
                        <wps:spPr>
                          <a:xfrm>
                            <a:off x="3093734" y="1192328"/>
                            <a:ext cx="16133" cy="0"/>
                          </a:xfrm>
                          <a:custGeom>
                            <a:avLst/>
                            <a:gdLst/>
                            <a:ahLst/>
                            <a:cxnLst/>
                            <a:rect l="0" t="0" r="0" b="0"/>
                            <a:pathLst>
                              <a:path w="16133">
                                <a:moveTo>
                                  <a:pt x="16133" y="0"/>
                                </a:moveTo>
                                <a:lnTo>
                                  <a:pt x="0" y="0"/>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47" name="Shape 947"/>
                        <wps:cNvSpPr/>
                        <wps:spPr>
                          <a:xfrm>
                            <a:off x="3039904" y="1155151"/>
                            <a:ext cx="61568" cy="74353"/>
                          </a:xfrm>
                          <a:custGeom>
                            <a:avLst/>
                            <a:gdLst/>
                            <a:ahLst/>
                            <a:cxnLst/>
                            <a:rect l="0" t="0" r="0" b="0"/>
                            <a:pathLst>
                              <a:path w="61568" h="74353">
                                <a:moveTo>
                                  <a:pt x="61568" y="0"/>
                                </a:moveTo>
                                <a:lnTo>
                                  <a:pt x="61568" y="74353"/>
                                </a:lnTo>
                                <a:lnTo>
                                  <a:pt x="0" y="37177"/>
                                </a:lnTo>
                                <a:lnTo>
                                  <a:pt x="61568" y="0"/>
                                </a:lnTo>
                                <a:close/>
                              </a:path>
                            </a:pathLst>
                          </a:custGeom>
                          <a:ln w="0" cap="rnd">
                            <a:round/>
                          </a:ln>
                        </wps:spPr>
                        <wps:style>
                          <a:lnRef idx="0">
                            <a:srgbClr val="000000"/>
                          </a:lnRef>
                          <a:fillRef idx="1">
                            <a:srgbClr val="6CA43E"/>
                          </a:fillRef>
                          <a:effectRef idx="0">
                            <a:scrgbClr r="0" g="0" b="0"/>
                          </a:effectRef>
                          <a:fontRef idx="none"/>
                        </wps:style>
                        <wps:bodyPr/>
                      </wps:wsp>
                      <wps:wsp>
                        <wps:cNvPr id="6130" name="Shape 6130"/>
                        <wps:cNvSpPr/>
                        <wps:spPr>
                          <a:xfrm>
                            <a:off x="3039904" y="2965602"/>
                            <a:ext cx="69995" cy="338126"/>
                          </a:xfrm>
                          <a:custGeom>
                            <a:avLst/>
                            <a:gdLst/>
                            <a:ahLst/>
                            <a:cxnLst/>
                            <a:rect l="0" t="0" r="0" b="0"/>
                            <a:pathLst>
                              <a:path w="69995" h="338126">
                                <a:moveTo>
                                  <a:pt x="0" y="0"/>
                                </a:moveTo>
                                <a:lnTo>
                                  <a:pt x="69995" y="0"/>
                                </a:lnTo>
                                <a:lnTo>
                                  <a:pt x="69995" y="338126"/>
                                </a:lnTo>
                                <a:lnTo>
                                  <a:pt x="0" y="338126"/>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950" name="Shape 950"/>
                        <wps:cNvSpPr/>
                        <wps:spPr>
                          <a:xfrm>
                            <a:off x="3039904" y="2965602"/>
                            <a:ext cx="69995" cy="338126"/>
                          </a:xfrm>
                          <a:custGeom>
                            <a:avLst/>
                            <a:gdLst/>
                            <a:ahLst/>
                            <a:cxnLst/>
                            <a:rect l="0" t="0" r="0" b="0"/>
                            <a:pathLst>
                              <a:path w="69995" h="338126">
                                <a:moveTo>
                                  <a:pt x="0" y="338126"/>
                                </a:moveTo>
                                <a:lnTo>
                                  <a:pt x="69995" y="338126"/>
                                </a:lnTo>
                                <a:lnTo>
                                  <a:pt x="69995" y="0"/>
                                </a:lnTo>
                                <a:lnTo>
                                  <a:pt x="0" y="0"/>
                                </a:lnTo>
                                <a:close/>
                              </a:path>
                            </a:pathLst>
                          </a:custGeom>
                          <a:ln w="6179" cap="rnd">
                            <a:round/>
                          </a:ln>
                        </wps:spPr>
                        <wps:style>
                          <a:lnRef idx="1">
                            <a:srgbClr val="6CA43E"/>
                          </a:lnRef>
                          <a:fillRef idx="0">
                            <a:srgbClr val="000000">
                              <a:alpha val="0"/>
                            </a:srgbClr>
                          </a:fillRef>
                          <a:effectRef idx="0">
                            <a:scrgbClr r="0" g="0" b="0"/>
                          </a:effectRef>
                          <a:fontRef idx="none"/>
                        </wps:style>
                        <wps:bodyPr/>
                      </wps:wsp>
                      <wps:wsp>
                        <wps:cNvPr id="6131" name="Shape 6131"/>
                        <wps:cNvSpPr/>
                        <wps:spPr>
                          <a:xfrm>
                            <a:off x="5346717" y="2965602"/>
                            <a:ext cx="69997" cy="338126"/>
                          </a:xfrm>
                          <a:custGeom>
                            <a:avLst/>
                            <a:gdLst/>
                            <a:ahLst/>
                            <a:cxnLst/>
                            <a:rect l="0" t="0" r="0" b="0"/>
                            <a:pathLst>
                              <a:path w="69997" h="338126">
                                <a:moveTo>
                                  <a:pt x="0" y="0"/>
                                </a:moveTo>
                                <a:lnTo>
                                  <a:pt x="69997" y="0"/>
                                </a:lnTo>
                                <a:lnTo>
                                  <a:pt x="69997" y="338126"/>
                                </a:lnTo>
                                <a:lnTo>
                                  <a:pt x="0" y="338126"/>
                                </a:lnTo>
                                <a:lnTo>
                                  <a:pt x="0" y="0"/>
                                </a:lnTo>
                              </a:path>
                            </a:pathLst>
                          </a:custGeom>
                          <a:ln w="0" cap="rnd">
                            <a:round/>
                          </a:ln>
                        </wps:spPr>
                        <wps:style>
                          <a:lnRef idx="0">
                            <a:srgbClr val="000000"/>
                          </a:lnRef>
                          <a:fillRef idx="1">
                            <a:srgbClr val="A5A5A5"/>
                          </a:fillRef>
                          <a:effectRef idx="0">
                            <a:scrgbClr r="0" g="0" b="0"/>
                          </a:effectRef>
                          <a:fontRef idx="none"/>
                        </wps:style>
                        <wps:bodyPr/>
                      </wps:wsp>
                      <wps:wsp>
                        <wps:cNvPr id="953" name="Shape 953"/>
                        <wps:cNvSpPr/>
                        <wps:spPr>
                          <a:xfrm>
                            <a:off x="5346717" y="2965602"/>
                            <a:ext cx="69997" cy="338126"/>
                          </a:xfrm>
                          <a:custGeom>
                            <a:avLst/>
                            <a:gdLst/>
                            <a:ahLst/>
                            <a:cxnLst/>
                            <a:rect l="0" t="0" r="0" b="0"/>
                            <a:pathLst>
                              <a:path w="69997" h="338126">
                                <a:moveTo>
                                  <a:pt x="0" y="338126"/>
                                </a:moveTo>
                                <a:lnTo>
                                  <a:pt x="69997" y="338126"/>
                                </a:lnTo>
                                <a:lnTo>
                                  <a:pt x="69997" y="0"/>
                                </a:lnTo>
                                <a:lnTo>
                                  <a:pt x="0" y="0"/>
                                </a:lnTo>
                                <a:close/>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54" name="Shape 954"/>
                        <wps:cNvSpPr/>
                        <wps:spPr>
                          <a:xfrm>
                            <a:off x="3163780" y="3134744"/>
                            <a:ext cx="2182937" cy="0"/>
                          </a:xfrm>
                          <a:custGeom>
                            <a:avLst/>
                            <a:gdLst/>
                            <a:ahLst/>
                            <a:cxnLst/>
                            <a:rect l="0" t="0" r="0" b="0"/>
                            <a:pathLst>
                              <a:path w="2182937">
                                <a:moveTo>
                                  <a:pt x="2182937" y="0"/>
                                </a:moveTo>
                                <a:lnTo>
                                  <a:pt x="0" y="0"/>
                                </a:lnTo>
                              </a:path>
                            </a:pathLst>
                          </a:custGeom>
                          <a:ln w="6179" cap="rnd">
                            <a:round/>
                          </a:ln>
                        </wps:spPr>
                        <wps:style>
                          <a:lnRef idx="1">
                            <a:srgbClr val="9C9C9C"/>
                          </a:lnRef>
                          <a:fillRef idx="0">
                            <a:srgbClr val="000000">
                              <a:alpha val="0"/>
                            </a:srgbClr>
                          </a:fillRef>
                          <a:effectRef idx="0">
                            <a:scrgbClr r="0" g="0" b="0"/>
                          </a:effectRef>
                          <a:fontRef idx="none"/>
                        </wps:style>
                        <wps:bodyPr/>
                      </wps:wsp>
                      <wps:wsp>
                        <wps:cNvPr id="955" name="Shape 955"/>
                        <wps:cNvSpPr/>
                        <wps:spPr>
                          <a:xfrm>
                            <a:off x="3109867" y="3097568"/>
                            <a:ext cx="61568" cy="74353"/>
                          </a:xfrm>
                          <a:custGeom>
                            <a:avLst/>
                            <a:gdLst/>
                            <a:ahLst/>
                            <a:cxnLst/>
                            <a:rect l="0" t="0" r="0" b="0"/>
                            <a:pathLst>
                              <a:path w="61568" h="74353">
                                <a:moveTo>
                                  <a:pt x="61568" y="0"/>
                                </a:moveTo>
                                <a:lnTo>
                                  <a:pt x="61568" y="74353"/>
                                </a:lnTo>
                                <a:lnTo>
                                  <a:pt x="0" y="37176"/>
                                </a:lnTo>
                                <a:lnTo>
                                  <a:pt x="61568" y="0"/>
                                </a:lnTo>
                                <a:close/>
                              </a:path>
                            </a:pathLst>
                          </a:custGeom>
                          <a:ln w="0" cap="rnd">
                            <a:round/>
                          </a:ln>
                        </wps:spPr>
                        <wps:style>
                          <a:lnRef idx="0">
                            <a:srgbClr val="000000"/>
                          </a:lnRef>
                          <a:fillRef idx="1">
                            <a:srgbClr val="9C9C9C"/>
                          </a:fillRef>
                          <a:effectRef idx="0">
                            <a:scrgbClr r="0" g="0" b="0"/>
                          </a:effectRef>
                          <a:fontRef idx="none"/>
                        </wps:style>
                        <wps:bodyPr/>
                      </wps:wsp>
                      <wps:wsp>
                        <wps:cNvPr id="958" name="Rectangle 958"/>
                        <wps:cNvSpPr/>
                        <wps:spPr>
                          <a:xfrm>
                            <a:off x="3634292" y="2878859"/>
                            <a:ext cx="195631" cy="255885"/>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960" name="Rectangle 960"/>
                        <wps:cNvSpPr/>
                        <wps:spPr>
                          <a:xfrm>
                            <a:off x="3878887" y="2916049"/>
                            <a:ext cx="25789" cy="146078"/>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962" name="Rectangle 962"/>
                        <wps:cNvSpPr/>
                        <wps:spPr>
                          <a:xfrm>
                            <a:off x="3743043" y="2869759"/>
                            <a:ext cx="211440" cy="241651"/>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964" name="Rectangle 964"/>
                        <wps:cNvSpPr/>
                        <wps:spPr>
                          <a:xfrm>
                            <a:off x="3946957" y="2916049"/>
                            <a:ext cx="25789" cy="146078"/>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966" name="Rectangle 966"/>
                        <wps:cNvSpPr/>
                        <wps:spPr>
                          <a:xfrm>
                            <a:off x="3961200" y="2860125"/>
                            <a:ext cx="656927" cy="286836"/>
                          </a:xfrm>
                          <a:prstGeom prst="rect">
                            <a:avLst/>
                          </a:prstGeom>
                          <a:ln>
                            <a:noFill/>
                          </a:ln>
                        </wps:spPr>
                        <wps:txbx>
                          <w:txbxContent>
                            <w:p>
                              <w:r>
                                <w:rPr>
                                  <w:rFonts w:ascii="微软雅黑" w:hAnsi="微软雅黑" w:eastAsia="微软雅黑" w:cs="微软雅黑"/>
                                  <w:sz w:val="15"/>
                                </w:rPr>
                                <w:t xml:space="preserve">用户预约看房 </w:t>
                              </w:r>
                            </w:p>
                          </w:txbxContent>
                        </wps:txbx>
                        <wps:bodyPr horzOverflow="overflow" lIns="0" tIns="0" rIns="0" bIns="0" rtlCol="0">
                          <a:noAutofit/>
                        </wps:bodyPr>
                      </wps:wsp>
                      <wps:wsp>
                        <wps:cNvPr id="969" name="Rectangle 969"/>
                        <wps:cNvSpPr/>
                        <wps:spPr>
                          <a:xfrm>
                            <a:off x="753871" y="2854269"/>
                            <a:ext cx="172405" cy="207859"/>
                          </a:xfrm>
                          <a:prstGeom prst="rect">
                            <a:avLst/>
                          </a:prstGeom>
                          <a:ln>
                            <a:noFill/>
                          </a:ln>
                        </wps:spPr>
                        <wps:txbx>
                          <w:txbxContent>
                            <w:p>
                              <w:r>
                                <w:rPr>
                                  <w:rFonts w:ascii="微软雅黑" w:hAnsi="微软雅黑" w:eastAsia="微软雅黑" w:cs="微软雅黑"/>
                                  <w:sz w:val="14"/>
                                </w:rPr>
                                <w:t>2</w:t>
                              </w:r>
                            </w:p>
                          </w:txbxContent>
                        </wps:txbx>
                        <wps:bodyPr horzOverflow="overflow" lIns="0" tIns="0" rIns="0" bIns="0" rtlCol="0">
                          <a:noAutofit/>
                        </wps:bodyPr>
                      </wps:wsp>
                      <wps:wsp>
                        <wps:cNvPr id="971" name="Rectangle 971"/>
                        <wps:cNvSpPr/>
                        <wps:spPr>
                          <a:xfrm>
                            <a:off x="1140854" y="2919543"/>
                            <a:ext cx="23810" cy="134869"/>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973" name="Rectangle 973"/>
                        <wps:cNvSpPr/>
                        <wps:spPr>
                          <a:xfrm>
                            <a:off x="884943" y="2841678"/>
                            <a:ext cx="255941" cy="269729"/>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975" name="Rectangle 975"/>
                        <wps:cNvSpPr/>
                        <wps:spPr>
                          <a:xfrm>
                            <a:off x="1253489" y="2860164"/>
                            <a:ext cx="1481976" cy="251248"/>
                          </a:xfrm>
                          <a:prstGeom prst="rect">
                            <a:avLst/>
                          </a:prstGeom>
                          <a:ln>
                            <a:noFill/>
                          </a:ln>
                        </wps:spPr>
                        <wps:txbx>
                          <w:txbxContent>
                            <w:p>
                              <w:r>
                                <w:rPr>
                                  <w:rFonts w:ascii="微软雅黑" w:hAnsi="微软雅黑" w:eastAsia="微软雅黑" w:cs="微软雅黑"/>
                                  <w:sz w:val="14"/>
                                </w:rPr>
                                <w:t>异步通知开发者平台预约看房信息</w:t>
                              </w:r>
                            </w:p>
                          </w:txbxContent>
                        </wps:txbx>
                        <wps:bodyPr horzOverflow="overflow" lIns="0" tIns="0" rIns="0" bIns="0" rtlCol="0">
                          <a:noAutofit/>
                        </wps:bodyPr>
                      </wps:wsp>
                      <wps:wsp>
                        <wps:cNvPr id="976" name="Shape 976"/>
                        <wps:cNvSpPr/>
                        <wps:spPr>
                          <a:xfrm>
                            <a:off x="443304" y="1192328"/>
                            <a:ext cx="2596600" cy="21868"/>
                          </a:xfrm>
                          <a:custGeom>
                            <a:avLst/>
                            <a:gdLst/>
                            <a:ahLst/>
                            <a:cxnLst/>
                            <a:rect l="0" t="0" r="0" b="0"/>
                            <a:pathLst>
                              <a:path w="2596600" h="21868">
                                <a:moveTo>
                                  <a:pt x="2596600" y="0"/>
                                </a:moveTo>
                                <a:lnTo>
                                  <a:pt x="0" y="21868"/>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7" name="Shape 977"/>
                        <wps:cNvSpPr/>
                        <wps:spPr>
                          <a:xfrm>
                            <a:off x="443304" y="1176523"/>
                            <a:ext cx="61782" cy="74353"/>
                          </a:xfrm>
                          <a:custGeom>
                            <a:avLst/>
                            <a:gdLst/>
                            <a:ahLst/>
                            <a:cxnLst/>
                            <a:rect l="0" t="0" r="0" b="0"/>
                            <a:pathLst>
                              <a:path w="61782" h="74353">
                                <a:moveTo>
                                  <a:pt x="61354" y="0"/>
                                </a:moveTo>
                                <a:lnTo>
                                  <a:pt x="0" y="37673"/>
                                </a:lnTo>
                                <a:lnTo>
                                  <a:pt x="61782" y="74353"/>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8" name="Shape 978"/>
                        <wps:cNvSpPr/>
                        <wps:spPr>
                          <a:xfrm>
                            <a:off x="443304" y="3134744"/>
                            <a:ext cx="2596600" cy="0"/>
                          </a:xfrm>
                          <a:custGeom>
                            <a:avLst/>
                            <a:gdLst/>
                            <a:ahLst/>
                            <a:cxnLst/>
                            <a:rect l="0" t="0" r="0" b="0"/>
                            <a:pathLst>
                              <a:path w="2596600">
                                <a:moveTo>
                                  <a:pt x="2596600" y="0"/>
                                </a:moveTo>
                                <a:lnTo>
                                  <a:pt x="0" y="0"/>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79" name="Shape 979"/>
                        <wps:cNvSpPr/>
                        <wps:spPr>
                          <a:xfrm>
                            <a:off x="443304" y="3097567"/>
                            <a:ext cx="61568" cy="74353"/>
                          </a:xfrm>
                          <a:custGeom>
                            <a:avLst/>
                            <a:gdLst/>
                            <a:ahLst/>
                            <a:cxnLst/>
                            <a:rect l="0" t="0" r="0" b="0"/>
                            <a:pathLst>
                              <a:path w="61568" h="74353">
                                <a:moveTo>
                                  <a:pt x="61568" y="0"/>
                                </a:moveTo>
                                <a:lnTo>
                                  <a:pt x="0" y="37177"/>
                                </a:lnTo>
                                <a:lnTo>
                                  <a:pt x="61568" y="74353"/>
                                </a:lnTo>
                              </a:path>
                            </a:pathLst>
                          </a:custGeom>
                          <a:ln w="6179" cap="rnd">
                            <a:round/>
                          </a:ln>
                        </wps:spPr>
                        <wps:style>
                          <a:lnRef idx="1">
                            <a:srgbClr val="6CA43E"/>
                          </a:lnRef>
                          <a:fillRef idx="0">
                            <a:srgbClr val="000000">
                              <a:alpha val="0"/>
                            </a:srgbClr>
                          </a:fillRef>
                          <a:effectRef idx="0">
                            <a:scrgbClr r="0" g="0" b="0"/>
                          </a:effectRef>
                          <a:fontRef idx="none"/>
                        </wps:style>
                        <wps:bodyPr/>
                      </wps:wsp>
                      <wps:wsp>
                        <wps:cNvPr id="980" name="Rectangle 980"/>
                        <wps:cNvSpPr/>
                        <wps:spPr>
                          <a:xfrm>
                            <a:off x="5742545" y="6828"/>
                            <a:ext cx="45302" cy="171838"/>
                          </a:xfrm>
                          <a:prstGeom prst="rect">
                            <a:avLst/>
                          </a:prstGeom>
                          <a:ln>
                            <a:noFill/>
                          </a:ln>
                        </wps:spPr>
                        <wps:txbx>
                          <w:txbxContent>
                            <w:p>
                              <w:r>
                                <w:rPr>
                                  <w:rFonts w:ascii="微软雅黑" w:hAnsi="微软雅黑" w:eastAsia="微软雅黑" w:cs="微软雅黑"/>
                                  <w:b/>
                                  <w:sz w:val="18"/>
                                </w:rPr>
                                <w:t xml:space="preserve"> </w:t>
                              </w:r>
                            </w:p>
                          </w:txbxContent>
                        </wps:txbx>
                        <wps:bodyPr horzOverflow="overflow" lIns="0" tIns="0" rIns="0" bIns="0" rtlCol="0">
                          <a:noAutofit/>
                        </wps:bodyPr>
                      </wps:wsp>
                    </wpg:wgp>
                  </a:graphicData>
                </a:graphic>
              </wp:inline>
            </w:drawing>
          </mc:Choice>
          <mc:Fallback>
            <w:pict>
              <v:group id="Group 5642" o:spid="_x0000_s1026" o:spt="203" style="height:333.35pt;width:455.7pt;" coordsize="5787847,4233605" o:gfxdata="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">
                <o:lock v:ext="edit" aspectratio="f"/>
                <v:shape id="Shape 6124" o:spid="_x0000_s1026" o:spt="100" style="position:absolute;left:198317;top:331088;height:253595;width:419977;" fillcolor="#5B9BD5" filled="t" stroked="f" coordsize="419977,253595" o:gfxdata="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Ona/&#10;AAAA3QAAAA8AAAAAAAAAAQAgAAAAIgAAAGRycy9kb3ducmV2LnhtbFBLAQIUABQAAAAIAIdO4kAz&#10;LwWeOwAAADkAAAAQAAAAAAAAAAEAIAAAAA4BAABkcnMvc2hhcGV4bWwueG1sUEsFBgAAAAAGAAYA&#10;WwEAALgDAAAAAA==&#10;" path="m0,0l419977,0,419977,253595,0,253595,0,0e">
                  <v:fill on="t" focussize="0,0"/>
                  <v:stroke on="f" weight="0pt" miterlimit="1" joinstyle="miter"/>
                  <v:imagedata o:title=""/>
                  <o:lock v:ext="edit" aspectratio="f"/>
                </v:shape>
                <v:shape id="Shape 883" o:spid="_x0000_s1026" o:spt="100" style="position:absolute;left:198317;top:331088;height:253595;width:419977;" filled="f" stroked="t" coordsize="419977,253595" o:gfxdata="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wxOb4A&#10;AADcAAAADwAAAAAAAAABACAAAAAiAAAAZHJzL2Rvd25yZXYueG1sUEsBAhQAFAAAAAgAh07iQDMv&#10;BZ47AAAAOQAAABAAAAAAAAAAAQAgAAAADQEAAGRycy9zaGFwZXhtbC54bWxQSwUGAAAAAAYABgBb&#10;AQAAtwMAAAAA&#10;" path="m0,253595l419977,253595,419977,0,0,0xe">
                  <v:fill on="f" focussize="0,0"/>
                  <v:stroke weight="0.486535433070866pt" color="#FFFFFF" miterlimit="8" joinstyle="round" endcap="round"/>
                  <v:imagedata o:title=""/>
                  <o:lock v:ext="edit" aspectratio="f"/>
                </v:shape>
                <v:shape id="Shape 885" o:spid="_x0000_s1026" o:spt="100" style="position:absolute;left:408306;top:626928;height:3536229;width:0;" filled="f" stroked="t" coordsize="1,3536229" o:gfxdata="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sa8925AAAA3AAA&#10;AA8AAAAAAAAAAQAgAAAAIgAAAGRycy9kb3ducmV2LnhtbFBLAQIUABQAAAAIAIdO4kAzLwWeOwAA&#10;ADkAAAAQAAAAAAAAAAEAIAAAAAgBAABkcnMvc2hhcGV4bWwueG1sUEsFBgAAAAAGAAYAWwEAALID&#10;AAAAAA==&#10;" path="m0,0l0,3536229e">
                  <v:fill on="f" focussize="0,0"/>
                  <v:stroke weight="0.486535433070866pt" color="#5692C9" miterlimit="8" joinstyle="round" endcap="round"/>
                  <v:imagedata o:title=""/>
                  <o:lock v:ext="edit" aspectratio="f"/>
                </v:shape>
                <v:shape id="Shape 6125" o:spid="_x0000_s1026" o:spt="100" style="position:absolute;left:0;top:288803;height:338126;width:816619;" fillcolor="#5B9BD5" filled="t" stroked="f" coordsize="816619,338126" o:gfxdata="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wROb4A&#10;AADdAAAADwAAAAAAAAABACAAAAAiAAAAZHJzL2Rvd25yZXYueG1sUEsBAhQAFAAAAAgAh07iQDMv&#10;BZ47AAAAOQAAABAAAAAAAAAAAQAgAAAADQEAAGRycy9zaGFwZXhtbC54bWxQSwUGAAAAAAYABgBb&#10;AQAAtwMAAAAA&#10;" path="m0,0l816619,0,816619,338126,0,338126,0,0e">
                  <v:fill on="t" focussize="0,0"/>
                  <v:stroke on="f" weight="0pt" joinstyle="round" endcap="round"/>
                  <v:imagedata o:title=""/>
                  <o:lock v:ext="edit" aspectratio="f"/>
                </v:shape>
                <v:shape id="Shape 887" o:spid="_x0000_s1026" o:spt="100" style="position:absolute;left:0;top:288803;height:338126;width:816619;" filled="f" stroked="t" coordsize="816619,338126" o:gfxdata="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CKey/&#10;AAAA3AAAAA8AAAAAAAAAAQAgAAAAIgAAAGRycy9kb3ducmV2LnhtbFBLAQIUABQAAAAIAIdO4kAz&#10;LwWeOwAAADkAAAAQAAAAAAAAAAEAIAAAAA4BAABkcnMvc2hhcGV4bWwueG1sUEsFBgAAAAAGAAYA&#10;WwEAALgDAAAAAA==&#10;" path="m0,338126l816619,338126,816619,0,0,0xe">
                  <v:fill on="f" focussize="0,0"/>
                  <v:stroke weight="0.486535433070866pt" color="#FFFFFF" miterlimit="8" joinstyle="round" endcap="round"/>
                  <v:imagedata o:title=""/>
                  <o:lock v:ext="edit" aspectratio="f"/>
                </v:shape>
                <v:rect id="Rectangle 889" o:spid="_x0000_s1026" o:spt="1" style="position:absolute;left:44705;top:310337;height:301241;width:771980;" filled="f" stroked="f" coordsize="21600,21600" o:gfxdata="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zF6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宋体" w:hAnsi="宋体" w:eastAsia="宋体" w:cs="宋体"/>
                            <w:color w:val="FFFFFF"/>
                            <w:sz w:val="21"/>
                            <w:szCs w:val="21"/>
                          </w:rPr>
                          <w:t>开发者平</w:t>
                        </w:r>
                        <w:r>
                          <w:rPr>
                            <w:rFonts w:ascii="宋体" w:hAnsi="宋体" w:eastAsia="宋体" w:cs="宋体"/>
                            <w:color w:val="FFFFFF"/>
                            <w:sz w:val="21"/>
                          </w:rPr>
                          <w:t>台</w:t>
                        </w:r>
                      </w:p>
                    </w:txbxContent>
                  </v:textbox>
                </v:rect>
                <v:shape id="Shape 890" o:spid="_x0000_s1026" o:spt="100" style="position:absolute;left:2864913;top:331088;height:253595;width:419977;" fillcolor="#73AE42" filled="t" stroked="f" coordsize="419977,253595" o:gfxdata="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7nrLsAAADc&#10;AAAADwAAAAAAAAABACAAAAAiAAAAZHJzL2Rvd25yZXYueG1sUEsBAhQAFAAAAAgAh07iQDMvBZ47&#10;AAAAOQAAABAAAAAAAAAAAQAgAAAACgEAAGRycy9zaGFwZXhtbC54bWxQSwUGAAAAAAYABgBbAQAA&#10;tAMAAAAA&#10;" path="m0,0l419977,0,419977,253595,0,253595,0,0xe">
                  <v:fill on="t" focussize="0,0"/>
                  <v:stroke on="f" weight="0pt" joinstyle="round" endcap="round"/>
                  <v:imagedata o:title=""/>
                  <o:lock v:ext="edit" aspectratio="f"/>
                </v:shape>
                <v:shape id="Shape 891" o:spid="_x0000_s1026" o:spt="100" style="position:absolute;left:2864913;top:331088;height:253595;width:419977;" filled="f" stroked="t" coordsize="419977,253595" o:gfxdata="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ucCL4A&#10;AADcAAAADwAAAAAAAAABACAAAAAiAAAAZHJzL2Rvd25yZXYueG1sUEsBAhQAFAAAAAgAh07iQDMv&#10;BZ47AAAAOQAAABAAAAAAAAAAAQAgAAAADQEAAGRycy9zaGFwZXhtbC54bWxQSwUGAAAAAAYABgBb&#10;AQAAtwMAAAAA&#10;" path="m0,253595l419977,253595,419977,0,0,0xe">
                  <v:fill on="f" focussize="0,0"/>
                  <v:stroke weight="0.486535433070866pt" color="#FFFFFF" miterlimit="8" joinstyle="round" endcap="round"/>
                  <v:imagedata o:title=""/>
                  <o:lock v:ext="edit" aspectratio="f"/>
                </v:shape>
                <v:shape id="Shape 893" o:spid="_x0000_s1026" o:spt="100" style="position:absolute;left:3074885;top:626928;height:3465793;width:0;" filled="f" stroked="t" coordsize="1,3465793" o:gfxdata="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5Knr4A&#10;AADcAAAADwAAAAAAAAABACAAAAAiAAAAZHJzL2Rvd25yZXYueG1sUEsBAhQAFAAAAAgAh07iQDMv&#10;BZ47AAAAOQAAABAAAAAAAAAAAQAgAAAADQEAAGRycy9zaGFwZXhtbC54bWxQSwUGAAAAAAYABgBb&#10;AQAAtwMAAAAA&#10;" path="m0,0l0,3465793e">
                  <v:fill on="f" focussize="0,0"/>
                  <v:stroke weight="0.486535433070866pt" color="#6CA43E" miterlimit="8" joinstyle="round" endcap="round"/>
                  <v:imagedata o:title=""/>
                  <o:lock v:ext="edit" aspectratio="f"/>
                </v:shape>
                <v:shape id="Shape 894" o:spid="_x0000_s1026" o:spt="100" style="position:absolute;left:2591645;top:288803;height:338126;width:966398;" fillcolor="#73AE42" filled="t" stroked="f" coordsize="966398,338126" o:gfxdata="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HNtO/&#10;AAAA3AAAAA8AAAAAAAAAAQAgAAAAIgAAAGRycy9kb3ducmV2LnhtbFBLAQIUABQAAAAIAIdO4kAz&#10;LwWeOwAAADkAAAAQAAAAAAAAAAEAIAAAAA4BAABkcnMvc2hhcGV4bWwueG1sUEsFBgAAAAAGAAYA&#10;WwEAALgDAAAAAA==&#10;" path="m0,0l966398,0,966398,338126,0,338126,0,0xe">
                  <v:fill on="t" focussize="0,0"/>
                  <v:stroke on="f" weight="0pt" joinstyle="round" endcap="round"/>
                  <v:imagedata o:title=""/>
                  <o:lock v:ext="edit" aspectratio="f"/>
                </v:shape>
                <v:shape id="Shape 895" o:spid="_x0000_s1026" o:spt="100" style="position:absolute;left:2591645;top:288803;height:338126;width:966398;" filled="f" stroked="t" coordsize="966398,338126" o:gfxdata="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7m2C8AAAA&#10;3AAAAA8AAAAAAAAAAQAgAAAAIgAAAGRycy9kb3ducmV2LnhtbFBLAQIUABQAAAAIAIdO4kAzLwWe&#10;OwAAADkAAAAQAAAAAAAAAAEAIAAAAAsBAABkcnMvc2hhcGV4bWwueG1sUEsFBgAAAAAGAAYAWwEA&#10;ALUDAAAAAA==&#10;" path="m0,338126l966398,338126,966398,0,0,0xe">
                  <v:fill on="f" focussize="0,0"/>
                  <v:stroke weight="0.486535433070866pt" color="#FFFFFF" miterlimit="8" joinstyle="round" endcap="round"/>
                  <v:imagedata o:title=""/>
                  <o:lock v:ext="edit" aspectratio="f"/>
                </v:shape>
                <v:rect id="Rectangle 897" o:spid="_x0000_s1026" o:spt="1" style="position:absolute;left:2577959;top:307400;height:304169;width:1075771;" filled="f" stroked="f" coordsize="21600,21600" o:gfxdata="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mwm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sz w:val="21"/>
                          </w:rPr>
                        </w:pPr>
                        <w:r>
                          <w:rPr>
                            <w:rFonts w:ascii="宋体" w:hAnsi="宋体" w:eastAsia="宋体" w:cs="宋体"/>
                            <w:color w:val="FFFFFF"/>
                            <w:sz w:val="21"/>
                          </w:rPr>
                          <w:t>支付宝租房平台</w:t>
                        </w:r>
                      </w:p>
                    </w:txbxContent>
                  </v:textbox>
                </v:rect>
                <v:shape id="Shape 898" o:spid="_x0000_s1026" o:spt="100" style="position:absolute;left:408306;top:1289145;height:84492;width:0;" filled="f" stroked="t" coordsize="1,84492" o:gfxdata="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i9u68AAAA&#10;3AAAAA8AAAAAAAAAAQAgAAAAIgAAAGRycy9kb3ducmV2LnhtbFBLAQIUABQAAAAIAIdO4kAzLwWe&#10;OwAAADkAAAAQAAAAAAAAAAEAIAAAAAsBAABkcnMvc2hhcGV4bWwueG1sUEsFBgAAAAAGAAYAWwEA&#10;ALUDAAAAAA==&#10;" path="m0,84492l0,0,0,84492xe">
                  <v:fill on="f" focussize="0,0"/>
                  <v:stroke weight="0.486535433070866pt" color="#6CA43E" miterlimit="8" joinstyle="round" endcap="round"/>
                  <v:imagedata o:title=""/>
                  <o:lock v:ext="edit" aspectratio="f"/>
                </v:shape>
                <v:shape id="Shape 6126" o:spid="_x0000_s1026" o:spt="100" style="position:absolute;left:373307;top:1045153;height:338126;width:69995;" fillcolor="#5B9BD5" filled="t" stroked="f" coordsize="69995,338126" o:gfxdata="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bpkvQAA&#10;AN0AAAAPAAAAAAAAAAEAIAAAACIAAABkcnMvZG93bnJldi54bWxQSwECFAAUAAAACACHTuJAMy8F&#10;njsAAAA5AAAAEAAAAAAAAAABACAAAAAMAQAAZHJzL3NoYXBleG1sLnhtbFBLBQYAAAAABgAGAFsB&#10;AAC2AwAAAAA=&#10;" path="m0,0l69995,0,69995,338126,0,338126,0,0e">
                  <v:fill on="t" focussize="0,0"/>
                  <v:stroke on="f" weight="0pt" joinstyle="round" endcap="round"/>
                  <v:imagedata o:title=""/>
                  <o:lock v:ext="edit" aspectratio="f"/>
                </v:shape>
                <v:shape id="Shape 901" o:spid="_x0000_s1026" o:spt="100" style="position:absolute;left:373307;top:1045153;height:338126;width:69995;" filled="f" stroked="t" coordsize="69995,338126" o:gfxdata="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0eIb7sAAADc&#10;AAAADwAAAAAAAAABACAAAAAiAAAAZHJzL2Rvd25yZXYueG1sUEsBAhQAFAAAAAgAh07iQDMvBZ47&#10;AAAAOQAAABAAAAAAAAAAAQAgAAAACgEAAGRycy9zaGFwZXhtbC54bWxQSwUGAAAAAAYABgBbAQAA&#10;tAMAAAAA&#10;" path="m0,338126l69995,338126,69995,0,0,0xe">
                  <v:fill on="f" focussize="0,0"/>
                  <v:stroke weight="0.486535433070866pt" color="#5692C9" miterlimit="8" joinstyle="round" endcap="round"/>
                  <v:imagedata o:title=""/>
                  <o:lock v:ext="edit" aspectratio="f"/>
                </v:shape>
                <v:shape id="Shape 902" o:spid="_x0000_s1026" o:spt="100" style="position:absolute;left:443304;top:1190538;height:0;width:4619690;" filled="f" stroked="t" coordsize="4619690,1" o:gfxdata="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WuX+/&#10;AAAA3AAAAA8AAAAAAAAAAQAgAAAAIgAAAGRycy9kb3ducmV2LnhtbFBLAQIUABQAAAAIAIdO4kAz&#10;LwWeOwAAADkAAAAQAAAAAAAAAAEAIAAAAA4BAABkcnMvc2hhcGV4bWwueG1sUEsFBgAAAAAGAAYA&#10;WwEAALgDAAAAAA==&#10;" path="m0,0l4619690,0,0,0xe">
                  <v:fill on="f" focussize="0,0"/>
                  <v:stroke weight="0.486535433070866pt" color="#FFFFFF" miterlimit="8" joinstyle="round" endcap="round"/>
                  <v:imagedata o:title=""/>
                  <o:lock v:ext="edit" aspectratio="f"/>
                </v:shape>
                <v:shape id="Shape 903" o:spid="_x0000_s1026" o:spt="100" style="position:absolute;left:408306;top:1190538;height:0;width:4654689;" filled="f" stroked="t" coordsize="4654689,1" o:gfxdata="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J8ru/&#10;AAAA3AAAAA8AAAAAAAAAAQAgAAAAIgAAAGRycy9kb3ducmV2LnhtbFBLAQIUABQAAAAIAIdO4kAz&#10;LwWeOwAAADkAAAAQAAAAAAAAAAEAIAAAAA4BAABkcnMvc2hhcGV4bWwueG1sUEsFBgAAAAAGAAYA&#10;WwEAALgDAAAAAA==&#10;" path="m0,0l4654689,0,0,0xe">
                  <v:fill on="f" focussize="0,0"/>
                  <v:stroke weight="0.486535433070866pt" color="#FFFFFF" miterlimit="8" joinstyle="round" endcap="round"/>
                  <v:imagedata o:title=""/>
                  <o:lock v:ext="edit" aspectratio="f"/>
                </v:shape>
                <v:shape id="Shape 904" o:spid="_x0000_s1026" o:spt="100" style="position:absolute;left:3033154;top:1190539;height:0;width:2029840;" filled="f" stroked="t" coordsize="2029840,1" o:gfxdata="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zJb4A&#10;AADcAAAADwAAAAAAAAABACAAAAAiAAAAZHJzL2Rvd25yZXYueG1sUEsBAhQAFAAAAAgAh07iQDMv&#10;BZ47AAAAOQAAABAAAAAAAAAAAQAgAAAADQEAAGRycy9zaGFwZXhtbC54bWxQSwUGAAAAAAYABgBb&#10;AQAAtwMAAAAA&#10;" path="m0,0l2029840,0,0,0xe">
                  <v:fill on="f" focussize="0,0"/>
                  <v:stroke weight="0.486535433070866pt" color="#FFFFFF" miterlimit="8" joinstyle="round" endcap="round"/>
                  <v:imagedata o:title=""/>
                  <o:lock v:ext="edit" aspectratio="f"/>
                </v:shape>
                <v:shape id="Shape 905" o:spid="_x0000_s1026" o:spt="100" style="position:absolute;left:373308;top:2965601;height:338126;width:69995;" fillcolor="#5B9BD5" filled="t" stroked="f" coordsize="69995,338126" o:gfxdata="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XMhevQAA&#10;ANwAAAAPAAAAAAAAAAEAIAAAACIAAABkcnMvZG93bnJldi54bWxQSwECFAAUAAAACACHTuJAMy8F&#10;njsAAAA5AAAAEAAAAAAAAAABACAAAAAMAQAAZHJzL3NoYXBleG1sLnhtbFBLBQYAAAAABgAGAFsB&#10;AAC2AwAAAAA=&#10;" path="m0,0l69995,0,69995,338126,0,338126,0,0xe">
                  <v:fill on="t" focussize="0,0"/>
                  <v:stroke on="f" weight="0pt" joinstyle="round" endcap="round"/>
                  <v:imagedata o:title=""/>
                  <o:lock v:ext="edit" aspectratio="f"/>
                </v:shape>
                <v:shape id="Shape 907" o:spid="_x0000_s1026" o:spt="100" style="position:absolute;left:373308;top:2965601;height:338126;width:69995;" filled="f" stroked="t" coordsize="69995,338126" o:gfxdata="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1gLsAAADc&#10;AAAADwAAAAAAAAABACAAAAAiAAAAZHJzL2Rvd25yZXYueG1sUEsBAhQAFAAAAAgAh07iQDMvBZ47&#10;AAAAOQAAABAAAAAAAAAAAQAgAAAACgEAAGRycy9zaGFwZXhtbC54bWxQSwUGAAAAAAYABgBbAQAA&#10;tAMAAAAA&#10;" path="m0,338126l69995,338126,69995,0,0,0xe">
                  <v:fill on="f" focussize="0,0"/>
                  <v:stroke weight="0.486535433070866pt" color="#5692C9" miterlimit="8" joinstyle="round" endcap="round"/>
                  <v:imagedata o:title=""/>
                  <o:lock v:ext="edit" aspectratio="f"/>
                </v:shape>
                <v:rect id="Rectangle 910" o:spid="_x0000_s1026" o:spt="1" style="position:absolute;left:3462324;top:1060641;height:202092;width:171975;" filled="f" stroked="f" coordsize="21600,21600" o:gfxdata="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oiQp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5"/>
                          </w:rPr>
                          <w:t>1</w:t>
                        </w:r>
                      </w:p>
                    </w:txbxContent>
                  </v:textbox>
                </v:rect>
                <v:rect id="Rectangle 912" o:spid="_x0000_s1026" o:spt="1" style="position:absolute;left:3532909;top:1073447;height:221894;width:197781;" filled="f" stroked="f" coordsize="21600,21600" o:gfxdata="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8H8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914" o:spid="_x0000_s1026" o:spt="1" style="position:absolute;left:3610099;top:1048765;height:227831;width:174807;" filled="f" stroked="f" coordsize="21600,21600" o:gfxdata="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kiK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916" o:spid="_x0000_s1026" o:spt="1" style="position:absolute;left:3770814;top:1048781;height:146078;width:25789;" filled="f" stroked="f" coordsize="21600,21600" o:gfxdata="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cZx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918" o:spid="_x0000_s1026" o:spt="1" style="position:absolute;left:3790516;top:1048765;height:269396;width:1092239;" filled="f" stroked="f" coordsize="21600,21600" o:gfxdata="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1CgvugAAANw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5"/>
                          </w:rPr>
                          <w:t xml:space="preserve">用户拨打房源房东电话 </w:t>
                        </w:r>
                      </w:p>
                    </w:txbxContent>
                  </v:textbox>
                </v:rect>
                <v:shape id="Shape 919" o:spid="_x0000_s1026" o:spt="100" style="position:absolute;left:5311653;top:84591;height:253575;width:140009;" fillcolor="#A5A5A5" filled="t" stroked="f" coordsize="140009,253575" o:gfxdata="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hyk74A&#10;AADcAAAADwAAAAAAAAABACAAAAAiAAAAZHJzL2Rvd25yZXYueG1sUEsBAhQAFAAAAAgAh07iQDMv&#10;BZ47AAAAOQAAABAAAAAAAAAAAQAgAAAADQEAAGRycy9zaGFwZXhtbC54bWxQSwUGAAAAAAYABgBb&#10;AQAAtwMAAAAA&#10;" path="m14074,0l126016,0,140009,16899,140009,152086,112023,152086,112023,253575,70045,253575,28067,253575,28067,152086,0,152086,0,16899,14074,0xe">
                  <v:fill on="t" focussize="0,0"/>
                  <v:stroke on="f" weight="0pt" joinstyle="round" endcap="round"/>
                  <v:imagedata o:title=""/>
                  <o:lock v:ext="edit" aspectratio="f"/>
                </v:shape>
                <v:shape id="Shape 920" o:spid="_x0000_s1026" o:spt="100" style="position:absolute;left:5353712;top:0;height:67594;width:55971;" fillcolor="#A5A5A5" filled="t" stroked="f" coordsize="55971,67594" o:gfxdata="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zUH28AAAA&#10;3AAAAA8AAAAAAAAAAQAgAAAAIgAAAGRycy9kb3ducmV2LnhtbFBLAQIUABQAAAAIAIdO4kAzLwWe&#10;OwAAADkAAAAQAAAAAAAAAAEAIAAAAAsBAABkcnMvc2hhcGV4bWwueG1sUEsFBgAAAAAGAAYAWwEA&#10;ALUDAAAAAA==&#10;" path="m27986,0c43460,0,55971,15109,55971,33797c55971,52484,43460,67594,27986,67594c12512,67594,0,52484,0,33797c0,15109,12512,0,27986,0xe">
                  <v:fill on="t" focussize="0,0"/>
                  <v:stroke on="f" weight="0pt" joinstyle="round" endcap="round"/>
                  <v:imagedata o:title=""/>
                  <o:lock v:ext="edit" aspectratio="f"/>
                </v:shape>
                <v:shape id="Shape 921" o:spid="_x0000_s1026" o:spt="100" style="position:absolute;left:5311653;top:84591;height:253575;width:140009;" filled="f" stroked="t" coordsize="140009,253575" o:gfxdata="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yC+S/&#10;AAAA3AAAAA8AAAAAAAAAAQAgAAAAIgAAAGRycy9kb3ducmV2LnhtbFBLAQIUABQAAAAIAIdO4kAz&#10;LwWeOwAAADkAAAAQAAAAAAAAAAEAIAAAAA4BAABkcnMvc2hhcGV4bWwueG1sUEsFBgAAAAAGAAYA&#10;WwEAALgDAAAAAA==&#10;" path="m28067,253575l28067,84492,28067,152086,0,152086,0,16899,14074,0,126016,0,140009,16899,140009,152086,112023,152086,112023,84492,112023,253575,70045,253575,70045,118289,70045,253575,28067,253575xe">
                  <v:fill on="f" focussize="0,0"/>
                  <v:stroke weight="0.486535433070866pt" color="#FFFFFF" miterlimit="8" joinstyle="round" endcap="round"/>
                  <v:imagedata o:title=""/>
                  <o:lock v:ext="edit" aspectratio="f"/>
                </v:shape>
                <v:shape id="Shape 922" o:spid="_x0000_s1026" o:spt="100" style="position:absolute;left:5353712;top:0;height:67594;width:55971;" filled="f" stroked="t" coordsize="55971,67594" o:gfxdata="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6G3NvQAA&#10;ANwAAAAPAAAAAAAAAAEAIAAAACIAAABkcnMvZG93bnJldi54bWxQSwECFAAUAAAACACHTuJAMy8F&#10;njsAAAA5AAAAEAAAAAAAAAABACAAAAAMAQAAZHJzL3NoYXBleG1sLnhtbFBLBQYAAAAABgAGAFsB&#10;AAC2AwAAAAA=&#10;" path="m55971,33797c55971,15109,43460,0,27986,0c12512,0,0,15109,0,33797c0,52484,12512,67594,27986,67594c43460,67594,55971,52484,55971,33797xe">
                  <v:fill on="f" focussize="0,0"/>
                  <v:stroke weight="0.486535433070866pt" color="#FFFFFF" miterlimit="8" joinstyle="round" endcap="round"/>
                  <v:imagedata o:title=""/>
                  <o:lock v:ext="edit" aspectratio="f"/>
                </v:shape>
                <v:shape id="Shape 924" o:spid="_x0000_s1026" o:spt="100" style="position:absolute;left:5381698;top:626929;height:3606676;width:0;" filled="f" stroked="t" coordsize="1,3606676" o:gfxdata="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kVhi/&#10;AAAA3AAAAA8AAAAAAAAAAQAgAAAAIgAAAGRycy9kb3ducmV2LnhtbFBLAQIUABQAAAAIAIdO4kAz&#10;LwWeOwAAADkAAAAQAAAAAAAAAAEAIAAAAA4BAABkcnMvc2hhcGV4bWwueG1sUEsFBgAAAAAGAAYA&#10;WwEAALgDAAAAAA==&#10;" path="m0,0l0,3606676e">
                  <v:fill on="f" focussize="0,0"/>
                  <v:stroke weight="0.486535433070866pt" color="#9C9C9C" miterlimit="8" joinstyle="round" endcap="round"/>
                  <v:imagedata o:title=""/>
                  <o:lock v:ext="edit" aspectratio="f"/>
                </v:shape>
                <v:shape id="Shape 6127" o:spid="_x0000_s1026" o:spt="100" style="position:absolute;left:5031717;top:373334;height:253595;width:699953;" fillcolor="#A5A5A5" filled="t" stroked="f" coordsize="699953,253595" o:gfxdata="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2kXr4A&#10;AADdAAAADwAAAAAAAAABACAAAAAiAAAAZHJzL2Rvd25yZXYueG1sUEsBAhQAFAAAAAgAh07iQDMv&#10;BZ47AAAAOQAAABAAAAAAAAAAAQAgAAAADQEAAGRycy9zaGFwZXhtbC54bWxQSwUGAAAAAAYABgBb&#10;AQAAtwMAAAAA&#10;" path="m0,0l699953,0,699953,253595,0,253595,0,0e">
                  <v:fill on="t" focussize="0,0"/>
                  <v:stroke on="f" weight="0pt" joinstyle="round" endcap="round"/>
                  <v:imagedata o:title=""/>
                  <o:lock v:ext="edit" aspectratio="f"/>
                </v:shape>
                <v:shape id="Shape 926" o:spid="_x0000_s1026" o:spt="100" style="position:absolute;left:5031717;top:373334;height:253595;width:699953;" filled="f" stroked="t" coordsize="699953,253595" o:gfxdata="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v9U74A&#10;AADcAAAADwAAAAAAAAABACAAAAAiAAAAZHJzL2Rvd25yZXYueG1sUEsBAhQAFAAAAAgAh07iQDMv&#10;BZ47AAAAOQAAABAAAAAAAAAAAQAgAAAADQEAAGRycy9zaGFwZXhtbC54bWxQSwUGAAAAAAYABgBb&#10;AQAAtwMAAAAA&#10;" path="m0,253595l699953,253595,699953,0,0,0xe">
                  <v:fill on="f" focussize="0,0"/>
                  <v:stroke weight="0.486535433070866pt" color="#FFFFFF" miterlimit="8" joinstyle="round" endcap="round"/>
                  <v:imagedata o:title=""/>
                  <o:lock v:ext="edit" aspectratio="f"/>
                </v:shape>
                <v:rect id="Rectangle 928" o:spid="_x0000_s1026" o:spt="1" style="position:absolute;left:5269254;top:354886;height:280444;width:263280;" filled="f" stroked="f" coordsize="21600,21600" o:gfxdata="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44p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rPr>
                            <w:sz w:val="18"/>
                            <w:szCs w:val="18"/>
                          </w:rPr>
                        </w:pPr>
                        <w:r>
                          <w:rPr>
                            <w:rFonts w:ascii="宋体" w:hAnsi="宋体" w:eastAsia="宋体" w:cs="宋体"/>
                            <w:color w:val="FFFFFF"/>
                            <w:sz w:val="18"/>
                            <w:szCs w:val="18"/>
                          </w:rPr>
                          <w:t xml:space="preserve">用户 </w:t>
                        </w:r>
                      </w:p>
                    </w:txbxContent>
                  </v:textbox>
                </v:rect>
                <v:rect id="Rectangle 931" o:spid="_x0000_s1026" o:spt="1" style="position:absolute;left:884873;top:990277;height:272423;width:181857;" filled="f" stroked="f" coordsize="21600,21600" o:gfxdata="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vd0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933" o:spid="_x0000_s1026" o:spt="1" style="position:absolute;left:1206043;top:1073448;height:134870;width:23810;" filled="f" stroked="f" coordsize="21600,21600" o:gfxdata="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F5j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5641" o:spid="_x0000_s1026" o:spt="1" style="position:absolute;left:1267199;top:1073447;height:134870;width:29244;" filled="f" stroked="f" coordsize="21600,21600" o:gfxdata="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w4LS&#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 xml:space="preserve"> </w:t>
                        </w:r>
                      </w:p>
                    </w:txbxContent>
                  </v:textbox>
                </v:rect>
                <v:rect id="Rectangle 5640" o:spid="_x0000_s1026" o:spt="1" style="position:absolute;left:993779;top:980363;height:308753;width:171438;" filled="f" stroked="f" coordsize="21600,21600" o:gfxdata="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J0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937" o:spid="_x0000_s1026" o:spt="1" style="position:absolute;left:1281782;top:930931;height:283248;width:1281095;" filled="f" stroked="f" coordsize="21600,21600" o:gfxdata="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v7gP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异步通知开发者平台拨打记录</w:t>
                        </w:r>
                      </w:p>
                    </w:txbxContent>
                  </v:textbox>
                </v:rect>
                <v:shape id="Shape 6128" o:spid="_x0000_s1026" o:spt="100" style="position:absolute;left:5352808;top:1045153;height:338126;width:69996;" fillcolor="#A5A5A5" filled="t" stroked="f" coordsize="69996,338126" o:gfxdata="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ie3rsAAADd&#10;AAAADwAAAAAAAAABACAAAAAiAAAAZHJzL2Rvd25yZXYueG1sUEsBAhQAFAAAAAgAh07iQDMvBZ47&#10;AAAAOQAAABAAAAAAAAAAAQAgAAAACgEAAGRycy9zaGFwZXhtbC54bWxQSwUGAAAAAAYABgBbAQAA&#10;tAMAAAAA&#10;" path="m0,0l69996,0,69996,338126,0,338126,0,0e">
                  <v:fill on="t" focussize="0,0"/>
                  <v:stroke on="f" weight="0pt" joinstyle="round" endcap="round"/>
                  <v:imagedata o:title=""/>
                  <o:lock v:ext="edit" aspectratio="f"/>
                </v:shape>
                <v:shape id="Shape 940" o:spid="_x0000_s1026" o:spt="100" style="position:absolute;left:5352808;top:1045153;height:338126;width:69996;" filled="f" stroked="t" coordsize="69996,338126" o:gfxdata="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9TdH7sAAADc&#10;AAAADwAAAAAAAAABACAAAAAiAAAAZHJzL2Rvd25yZXYueG1sUEsBAhQAFAAAAAgAh07iQDMvBZ47&#10;AAAAOQAAABAAAAAAAAAAAQAgAAAACgEAAGRycy9zaGFwZXhtbC54bWxQSwUGAAAAAAYABgBbAQAA&#10;tAMAAAAA&#10;" path="m0,338126l69996,338126,69996,0,0,0xe">
                  <v:fill on="f" focussize="0,0"/>
                  <v:stroke weight="0.486535433070866pt" color="#9C9C9C" miterlimit="8" joinstyle="round" endcap="round"/>
                  <v:imagedata o:title=""/>
                  <o:lock v:ext="edit" aspectratio="f"/>
                </v:shape>
                <v:shape id="Shape 941" o:spid="_x0000_s1026" o:spt="100" style="position:absolute;left:3163780;top:1192825;height:21372;width:2189028;" filled="f" stroked="t" coordsize="2189028,21372" o:gfxdata="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4lib+/&#10;AAAA3AAAAA8AAAAAAAAAAQAgAAAAIgAAAGRycy9kb3ducmV2LnhtbFBLAQIUABQAAAAIAIdO4kAz&#10;LwWeOwAAADkAAAAQAAAAAAAAAAEAIAAAAA4BAABkcnMvc2hhcGV4bWwueG1sUEsFBgAAAAAGAAYA&#10;WwEAALgDAAAAAA==&#10;" path="m2189028,21372l0,0e">
                  <v:fill on="f" focussize="0,0"/>
                  <v:stroke weight="0.486535433070866pt" color="#9C9C9C" miterlimit="8" joinstyle="round" endcap="round"/>
                  <v:imagedata o:title=""/>
                  <o:lock v:ext="edit" aspectratio="f"/>
                </v:shape>
                <v:shape id="Shape 942" o:spid="_x0000_s1026" o:spt="100" style="position:absolute;left:3109867;top:1155748;height:74353;width:61814;" fillcolor="#9C9C9C" filled="t" stroked="f" coordsize="61814,74353" o:gfxdata="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OpavQAA&#10;ANwAAAAPAAAAAAAAAAEAIAAAACIAAABkcnMvZG93bnJldi54bWxQSwECFAAUAAAACACHTuJAMy8F&#10;njsAAAA5AAAAEAAAAAAAAAABACAAAAAMAQAAZHJzL3NoYXBleG1sLnhtbFBLBQYAAAAABgAGAFsB&#10;AAC2AwAAAAA=&#10;" path="m61814,0l61321,74353,0,36580,61814,0xe">
                  <v:fill on="t" focussize="0,0"/>
                  <v:stroke on="f" weight="0pt" joinstyle="round" endcap="round"/>
                  <v:imagedata o:title=""/>
                  <o:lock v:ext="edit" aspectratio="f"/>
                </v:shape>
                <v:shape id="Shape 6129" o:spid="_x0000_s1026" o:spt="100" style="position:absolute;left:3039904;top:1023225;height:619891;width:69995;" fillcolor="#73AE42" filled="t" stroked="f" coordsize="69995,619891" o:gfxdata="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XNMCb4A&#10;AADdAAAADwAAAAAAAAABACAAAAAiAAAAZHJzL2Rvd25yZXYueG1sUEsBAhQAFAAAAAgAh07iQDMv&#10;BZ47AAAAOQAAABAAAAAAAAAAAQAgAAAADQEAAGRycy9zaGFwZXhtbC54bWxQSwUGAAAAAAYABgBb&#10;AQAAtwMAAAAA&#10;" path="m0,0l69995,0,69995,619891,0,619891,0,0e">
                  <v:fill on="t" focussize="0,0"/>
                  <v:stroke on="f" weight="0pt" joinstyle="round" endcap="round"/>
                  <v:imagedata o:title=""/>
                  <o:lock v:ext="edit" aspectratio="f"/>
                </v:shape>
                <v:shape id="Shape 945" o:spid="_x0000_s1026" o:spt="100" style="position:absolute;left:3039904;top:1023225;height:619891;width:69995;" filled="f" stroked="t" coordsize="69995,619891" o:gfxdata="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7vtcvQAA&#10;ANwAAAAPAAAAAAAAAAEAIAAAACIAAABkcnMvZG93bnJldi54bWxQSwECFAAUAAAACACHTuJAMy8F&#10;njsAAAA5AAAAEAAAAAAAAAABACAAAAAMAQAAZHJzL3NoYXBleG1sLnhtbFBLBQYAAAAABgAGAFsB&#10;AAC2AwAAAAA=&#10;" path="m0,619891l69995,619891,69995,0,0,0xe">
                  <v:fill on="f" focussize="0,0"/>
                  <v:stroke weight="0.486535433070866pt" color="#6CA43E" miterlimit="8" joinstyle="round" endcap="round"/>
                  <v:imagedata o:title=""/>
                  <o:lock v:ext="edit" aspectratio="f"/>
                </v:shape>
                <v:shape id="Shape 946" o:spid="_x0000_s1026" o:spt="100" style="position:absolute;left:3093734;top:1192328;height:0;width:16133;" filled="f" stroked="t" coordsize="16133,1" o:gfxdata="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l6uL4A&#10;AADcAAAADwAAAAAAAAABACAAAAAiAAAAZHJzL2Rvd25yZXYueG1sUEsBAhQAFAAAAAgAh07iQDMv&#10;BZ47AAAAOQAAABAAAAAAAAAAAQAgAAAADQEAAGRycy9zaGFwZXhtbC54bWxQSwUGAAAAAAYABgBb&#10;AQAAtwMAAAAA&#10;" path="m16133,0l0,0e">
                  <v:fill on="f" focussize="0,0"/>
                  <v:stroke weight="0.486535433070866pt" color="#6CA43E" miterlimit="8" joinstyle="round" endcap="round"/>
                  <v:imagedata o:title=""/>
                  <o:lock v:ext="edit" aspectratio="f"/>
                </v:shape>
                <v:shape id="Shape 947" o:spid="_x0000_s1026" o:spt="100" style="position:absolute;left:3039904;top:1155151;height:74353;width:61568;" fillcolor="#6CA43E" filled="t" stroked="f" coordsize="61568,74353" o:gfxdata="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Vh4avQAA&#10;ANwAAAAPAAAAAAAAAAEAIAAAACIAAABkcnMvZG93bnJldi54bWxQSwECFAAUAAAACACHTuJAMy8F&#10;njsAAAA5AAAAEAAAAAAAAAABACAAAAAMAQAAZHJzL3NoYXBleG1sLnhtbFBLBQYAAAAABgAGAFsB&#10;AAC2AwAAAAA=&#10;" path="m61568,0l61568,74353,0,37177,61568,0xe">
                  <v:fill on="t" focussize="0,0"/>
                  <v:stroke on="f" weight="0pt" joinstyle="round" endcap="round"/>
                  <v:imagedata o:title=""/>
                  <o:lock v:ext="edit" aspectratio="f"/>
                </v:shape>
                <v:shape id="Shape 6130" o:spid="_x0000_s1026" o:spt="100" style="position:absolute;left:3039904;top:2965602;height:338126;width:69995;" fillcolor="#73AE42" filled="t" stroked="f" coordsize="69995,338126" o:gfxdata="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IJ1u8AAAA&#10;3QAAAA8AAAAAAAAAAQAgAAAAIgAAAGRycy9kb3ducmV2LnhtbFBLAQIUABQAAAAIAIdO4kAzLwWe&#10;OwAAADkAAAAQAAAAAAAAAAEAIAAAAAsBAABkcnMvc2hhcGV4bWwueG1sUEsFBgAAAAAGAAYAWwEA&#10;ALUDAAAAAA==&#10;" path="m0,0l69995,0,69995,338126,0,338126,0,0e">
                  <v:fill on="t" focussize="0,0"/>
                  <v:stroke on="f" weight="0pt" joinstyle="round" endcap="round"/>
                  <v:imagedata o:title=""/>
                  <o:lock v:ext="edit" aspectratio="f"/>
                </v:shape>
                <v:shape id="Shape 950" o:spid="_x0000_s1026" o:spt="100" style="position:absolute;left:3039904;top:2965602;height:338126;width:69995;" filled="f" stroked="t" coordsize="69995,338126" o:gfxdata="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ZR468AAAA&#10;3AAAAA8AAAAAAAAAAQAgAAAAIgAAAGRycy9kb3ducmV2LnhtbFBLAQIUABQAAAAIAIdO4kAzLwWe&#10;OwAAADkAAAAQAAAAAAAAAAEAIAAAAAsBAABkcnMvc2hhcGV4bWwueG1sUEsFBgAAAAAGAAYAWwEA&#10;ALUDAAAAAA==&#10;" path="m0,338126l69995,338126,69995,0,0,0xe">
                  <v:fill on="f" focussize="0,0"/>
                  <v:stroke weight="0.486535433070866pt" color="#6CA43E" miterlimit="8" joinstyle="round" endcap="round"/>
                  <v:imagedata o:title=""/>
                  <o:lock v:ext="edit" aspectratio="f"/>
                </v:shape>
                <v:shape id="Shape 6131" o:spid="_x0000_s1026" o:spt="100" style="position:absolute;left:5346717;top:2965602;height:338126;width:69997;" fillcolor="#A5A5A5" filled="t" stroked="f" coordsize="69997,338126" o:gfxdata="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ldy6/&#10;AAAA3QAAAA8AAAAAAAAAAQAgAAAAIgAAAGRycy9kb3ducmV2LnhtbFBLAQIUABQAAAAIAIdO4kAz&#10;LwWeOwAAADkAAAAQAAAAAAAAAAEAIAAAAA4BAABkcnMvc2hhcGV4bWwueG1sUEsFBgAAAAAGAAYA&#10;WwEAALgDAAAAAA==&#10;" path="m0,0l69997,0,69997,338126,0,338126,0,0e">
                  <v:fill on="t" focussize="0,0"/>
                  <v:stroke on="f" weight="0pt" joinstyle="round" endcap="round"/>
                  <v:imagedata o:title=""/>
                  <o:lock v:ext="edit" aspectratio="f"/>
                </v:shape>
                <v:shape id="Shape 953" o:spid="_x0000_s1026" o:spt="100" style="position:absolute;left:5346717;top:2965602;height:338126;width:69997;" filled="f" stroked="t" coordsize="69997,338126" o:gfxdata="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erVvQAA&#10;ANwAAAAPAAAAAAAAAAEAIAAAACIAAABkcnMvZG93bnJldi54bWxQSwECFAAUAAAACACHTuJAMy8F&#10;njsAAAA5AAAAEAAAAAAAAAABACAAAAAMAQAAZHJzL3NoYXBleG1sLnhtbFBLBQYAAAAABgAGAFsB&#10;AAC2AwAAAAA=&#10;" path="m0,338126l69997,338126,69997,0,0,0xe">
                  <v:fill on="f" focussize="0,0"/>
                  <v:stroke weight="0.486535433070866pt" color="#9C9C9C" miterlimit="8" joinstyle="round" endcap="round"/>
                  <v:imagedata o:title=""/>
                  <o:lock v:ext="edit" aspectratio="f"/>
                </v:shape>
                <v:shape id="Shape 954" o:spid="_x0000_s1026" o:spt="100" style="position:absolute;left:3163780;top:3134744;height:0;width:2182937;" filled="f" stroked="t" coordsize="2182937,1" o:gfxdata="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2wewbsAAADc&#10;AAAADwAAAAAAAAABACAAAAAiAAAAZHJzL2Rvd25yZXYueG1sUEsBAhQAFAAAAAgAh07iQDMvBZ47&#10;AAAAOQAAABAAAAAAAAAAAQAgAAAACgEAAGRycy9zaGFwZXhtbC54bWxQSwUGAAAAAAYABgBbAQAA&#10;tAMAAAAA&#10;" path="m2182937,0l0,0e">
                  <v:fill on="f" focussize="0,0"/>
                  <v:stroke weight="0.486535433070866pt" color="#9C9C9C" miterlimit="8" joinstyle="round" endcap="round"/>
                  <v:imagedata o:title=""/>
                  <o:lock v:ext="edit" aspectratio="f"/>
                </v:shape>
                <v:shape id="Shape 955" o:spid="_x0000_s1026" o:spt="100" style="position:absolute;left:3109867;top:3097568;height:74353;width:61568;" fillcolor="#9C9C9C" filled="t" stroked="f" coordsize="61568,74353" o:gfxdata="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YhgS&#10;wAAAANwAAAAPAAAAAAAAAAEAIAAAACIAAABkcnMvZG93bnJldi54bWxQSwECFAAUAAAACACHTuJA&#10;My8FnjsAAAA5AAAAEAAAAAAAAAABACAAAAAPAQAAZHJzL3NoYXBleG1sLnhtbFBLBQYAAAAABgAG&#10;AFsBAAC5AwAAAAA=&#10;" path="m61568,0l61568,74353,0,37176,61568,0xe">
                  <v:fill on="t" focussize="0,0"/>
                  <v:stroke on="f" weight="0pt" joinstyle="round" endcap="round"/>
                  <v:imagedata o:title=""/>
                  <o:lock v:ext="edit" aspectratio="f"/>
                </v:shape>
                <v:rect id="Rectangle 958" o:spid="_x0000_s1026" o:spt="1" style="position:absolute;left:3634292;top:2878859;height:255885;width:195631;" filled="f" stroked="f" coordsize="21600,21600" o:gfxdata="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r6R7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960" o:spid="_x0000_s1026" o:spt="1" style="position:absolute;left:3878887;top:2916049;height:146078;width:25789;" filled="f" stroked="f" coordsize="21600,21600" o:gfxdata="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kV1S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962" o:spid="_x0000_s1026" o:spt="1" style="position:absolute;left:3743043;top:2869759;height:241651;width:211440;" filled="f" stroked="f" coordsize="21600,21600" o:gfxdata="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6bL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964" o:spid="_x0000_s1026" o:spt="1" style="position:absolute;left:3946957;top:2916049;height:146078;width:25789;" filled="f" stroked="f" coordsize="21600,21600" o:gfxdata="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fUV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966" o:spid="_x0000_s1026" o:spt="1" style="position:absolute;left:3961200;top:2860125;height:286836;width:656927;" filled="f" stroked="f" coordsize="21600,21600" o:gfxdata="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q7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 xml:space="preserve">用户预约看房 </w:t>
                        </w:r>
                      </w:p>
                    </w:txbxContent>
                  </v:textbox>
                </v:rect>
                <v:rect id="Rectangle 969" o:spid="_x0000_s1026" o:spt="1" style="position:absolute;left:753871;top:2854269;height:207859;width:172405;" filled="f" stroked="f" coordsize="21600,21600" o:gfxdata="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e/s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2</w:t>
                        </w:r>
                      </w:p>
                    </w:txbxContent>
                  </v:textbox>
                </v:rect>
                <v:rect id="Rectangle 971" o:spid="_x0000_s1026" o:spt="1" style="position:absolute;left:1140854;top:2919543;height:134869;width:23810;" filled="f" stroked="f" coordsize="21600,21600" o:gfxdata="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FkE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973" o:spid="_x0000_s1026" o:spt="1" style="position:absolute;left:884943;top:2841678;height:269729;width:255941;" filled="f" stroked="f" coordsize="21600,21600" o:gfxdata="UEsDBAoAAAAAAIdO4kAAAAAAAAAAAAAAAAAEAAAAZHJzL1BLAwQUAAAACACHTuJAl69f/r4AAADc&#10;AAAADwAAAGRycy9kb3ducmV2LnhtbEWPT4vCMBTE78J+h/AW9qapLqi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9f/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975" o:spid="_x0000_s1026" o:spt="1" style="position:absolute;left:1253489;top:2860164;height:251248;width:1481976;" filled="f" stroked="f" coordsize="21600,21600" o:gfxdata="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piE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异步通知开发者平台预约看房信息</w:t>
                        </w:r>
                      </w:p>
                    </w:txbxContent>
                  </v:textbox>
                </v:rect>
                <v:shape id="Shape 976" o:spid="_x0000_s1026" o:spt="100" style="position:absolute;left:443304;top:1192328;height:21868;width:2596600;" filled="f" stroked="t" coordsize="2596600,21868" o:gfxdata="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2Ixy8AAAA&#10;3AAAAA8AAAAAAAAAAQAgAAAAIgAAAGRycy9kb3ducmV2LnhtbFBLAQIUABQAAAAIAIdO4kAzLwWe&#10;OwAAADkAAAAQAAAAAAAAAAEAIAAAAAsBAABkcnMvc2hhcGV4bWwueG1sUEsFBgAAAAAGAAYAWwEA&#10;ALUDAAAAAA==&#10;" path="m2596600,0l0,21868e">
                  <v:fill on="f" focussize="0,0"/>
                  <v:stroke weight="0.486535433070866pt" color="#6CA43E" miterlimit="8" joinstyle="round" endcap="round"/>
                  <v:imagedata o:title=""/>
                  <o:lock v:ext="edit" aspectratio="f"/>
                </v:shape>
                <v:shape id="Shape 977" o:spid="_x0000_s1026" o:spt="100" style="position:absolute;left:443304;top:1176523;height:74353;width:61782;" filled="f" stroked="t" coordsize="61782,74353" o:gfxdata="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wmvr4A&#10;AADcAAAADwAAAAAAAAABACAAAAAiAAAAZHJzL2Rvd25yZXYueG1sUEsBAhQAFAAAAAgAh07iQDMv&#10;BZ47AAAAOQAAABAAAAAAAAAAAQAgAAAADQEAAGRycy9zaGFwZXhtbC54bWxQSwUGAAAAAAYABgBb&#10;AQAAtwMAAAAA&#10;" path="m61354,0l0,37673,61782,74353e">
                  <v:fill on="f" focussize="0,0"/>
                  <v:stroke weight="0.486535433070866pt" color="#6CA43E" miterlimit="8" joinstyle="round" endcap="round"/>
                  <v:imagedata o:title=""/>
                  <o:lock v:ext="edit" aspectratio="f"/>
                </v:shape>
                <v:shape id="Shape 978" o:spid="_x0000_s1026" o:spt="100" style="position:absolute;left:443304;top:3134744;height:0;width:2596600;" filled="f" stroked="t" coordsize="2596600,1" o:gfxdata="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1qW7sAAADc&#10;AAAADwAAAAAAAAABACAAAAAiAAAAZHJzL2Rvd25yZXYueG1sUEsBAhQAFAAAAAgAh07iQDMvBZ47&#10;AAAAOQAAABAAAAAAAAAAAQAgAAAACgEAAGRycy9zaGFwZXhtbC54bWxQSwUGAAAAAAYABgBbAQAA&#10;tAMAAAAA&#10;" path="m2596600,0l0,0e">
                  <v:fill on="f" focussize="0,0"/>
                  <v:stroke weight="0.486535433070866pt" color="#6CA43E" miterlimit="8" joinstyle="round" endcap="round"/>
                  <v:imagedata o:title=""/>
                  <o:lock v:ext="edit" aspectratio="f"/>
                </v:shape>
                <v:shape id="Shape 979" o:spid="_x0000_s1026" o:spt="100" style="position:absolute;left:443304;top:3097567;height:74353;width:61568;" filled="f" stroked="t" coordsize="61568,74353" o:gfxdata="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5uM6/&#10;AAAA3AAAAA8AAAAAAAAAAQAgAAAAIgAAAGRycy9kb3ducmV2LnhtbFBLAQIUABQAAAAIAIdO4kAz&#10;LwWeOwAAADkAAAAQAAAAAAAAAAEAIAAAAA4BAABkcnMvc2hhcGV4bWwueG1sUEsFBgAAAAAGAAYA&#10;WwEAALgDAAAAAA==&#10;" path="m61568,0l0,37177,61568,74353e">
                  <v:fill on="f" focussize="0,0"/>
                  <v:stroke weight="0.486535433070866pt" color="#6CA43E" miterlimit="8" joinstyle="round" endcap="round"/>
                  <v:imagedata o:title=""/>
                  <o:lock v:ext="edit" aspectratio="f"/>
                </v:shape>
                <v:rect id="Rectangle 980" o:spid="_x0000_s1026" o:spt="1" style="position:absolute;left:5742545;top:6828;height:171838;width:45302;" filled="f" stroked="f" coordsize="21600,21600" o:gfxdata="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osa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b/>
                            <w:sz w:val="18"/>
                          </w:rPr>
                          <w:t xml:space="preserve"> </w:t>
                        </w:r>
                      </w:p>
                    </w:txbxContent>
                  </v:textbox>
                </v:rect>
                <w10:wrap type="none"/>
                <w10:anchorlock/>
              </v:group>
            </w:pict>
          </mc:Fallback>
        </mc:AlternateContent>
      </w:r>
    </w:p>
    <w:p>
      <w:pPr>
        <w:pStyle w:val="4"/>
      </w:pPr>
      <w:commentRangeStart w:id="15"/>
      <w:commentRangeStart w:id="16"/>
      <w:r>
        <w:t>接口说明</w:t>
      </w:r>
      <w:commentRangeEnd w:id="15"/>
      <w:r>
        <w:rPr>
          <w:rStyle w:val="15"/>
          <w:rFonts w:cs="Calibri" w:asciiTheme="minorHAnsi" w:hAnsiTheme="minorHAnsi" w:eastAsiaTheme="minorEastAsia"/>
          <w:b w:val="0"/>
        </w:rPr>
        <w:commentReference w:id="15"/>
      </w:r>
      <w:commentRangeEnd w:id="16"/>
      <w:r>
        <w:commentReference w:id="16"/>
      </w:r>
    </w:p>
    <w:p>
      <w:pPr>
        <w:pStyle w:val="5"/>
      </w:pPr>
      <w:r>
        <w:t>拨打记录SPI（alipay.eco.renthouse.reservation.phoneRecord.create）</w:t>
      </w:r>
    </w:p>
    <w:p>
      <w:pPr>
        <w:rPr>
          <w:b/>
        </w:rPr>
      </w:pPr>
      <w:r>
        <w:rPr>
          <w:rFonts w:hint="eastAsia"/>
          <w:b/>
        </w:rPr>
        <w:t>接口</w:t>
      </w:r>
      <w:r>
        <w:rPr>
          <w:b/>
        </w:rPr>
        <w:t>说明：</w:t>
      </w:r>
    </w:p>
    <w:p>
      <w:pPr>
        <w:rPr>
          <w:b/>
        </w:rPr>
      </w:pPr>
      <w:r>
        <w:rPr>
          <w:b/>
        </w:rPr>
        <w:t>调用说明：</w:t>
      </w:r>
    </w:p>
    <w:p>
      <w:pPr>
        <w:jc w:val="both"/>
        <w:rPr>
          <w:rFonts w:ascii="Times New Roman" w:hAnsi="Times New Roman" w:eastAsia="Times New Roman" w:cs="Times New Roman"/>
        </w:rPr>
      </w:pPr>
      <w:r>
        <w:t>异 步 通 知 拨 打 记 录 ， 需 要 在 公 寓 运 营 商 服 务 地 址 注 册（</w:t>
      </w:r>
      <w:r>
        <w:rPr>
          <w:rFonts w:ascii="Times New Roman" w:hAnsi="Times New Roman" w:eastAsia="Times New Roman" w:cs="Times New Roman"/>
        </w:rPr>
        <w:t>alipay.eco.renthouse.ka.service.create</w:t>
      </w:r>
      <w:r>
        <w:t>）里注册</w:t>
      </w:r>
      <w:r>
        <w:rPr>
          <w:rFonts w:ascii="Times New Roman" w:hAnsi="Times New Roman" w:eastAsia="Times New Roman" w:cs="Times New Roman"/>
        </w:rPr>
        <w:t xml:space="preserve"> </w:t>
      </w:r>
    </w:p>
    <w:p>
      <w:pPr>
        <w:jc w:val="both"/>
      </w:pPr>
    </w:p>
    <w:p>
      <w:pPr>
        <w:pStyle w:val="5"/>
      </w:pPr>
      <w:r>
        <w:t>预约看</w:t>
      </w:r>
      <w:r>
        <w:rPr>
          <w:rFonts w:hint="eastAsia"/>
        </w:rPr>
        <w:t>房</w:t>
      </w:r>
      <w:r>
        <w:t xml:space="preserve">SPI（alipay.eco.renthouse.reservation.order.create） </w:t>
      </w:r>
    </w:p>
    <w:p>
      <w:pPr>
        <w:rPr>
          <w:rFonts w:asciiTheme="minorEastAsia" w:hAnsiTheme="minorEastAsia"/>
          <w:b/>
        </w:rPr>
      </w:pPr>
      <w:r>
        <w:rPr>
          <w:rFonts w:hint="eastAsia" w:asciiTheme="minorEastAsia" w:hAnsiTheme="minorEastAsia"/>
          <w:b/>
        </w:rPr>
        <w:t>接口</w:t>
      </w:r>
      <w:r>
        <w:rPr>
          <w:rFonts w:asciiTheme="minorEastAsia" w:hAnsiTheme="minorEastAsia"/>
          <w:b/>
        </w:rPr>
        <w:t>说明</w:t>
      </w:r>
      <w:r>
        <w:rPr>
          <w:rFonts w:hint="eastAsia" w:asciiTheme="minorEastAsia" w:hAnsiTheme="minorEastAsia"/>
          <w:b/>
        </w:rPr>
        <w:t>：</w:t>
      </w:r>
    </w:p>
    <w:p>
      <w:pPr>
        <w:rPr>
          <w:rFonts w:asciiTheme="minorEastAsia" w:hAnsiTheme="minorEastAsia"/>
          <w:b/>
        </w:rPr>
      </w:pPr>
      <w:r>
        <w:rPr>
          <w:rFonts w:asciiTheme="minorEastAsia" w:hAnsiTheme="minorEastAsia"/>
          <w:b/>
        </w:rPr>
        <w:t>调用说明：</w:t>
      </w:r>
    </w:p>
    <w:p>
      <w:pPr>
        <w:rPr>
          <w:rFonts w:asciiTheme="minorEastAsia" w:hAnsiTheme="minorEastAsia"/>
        </w:rPr>
      </w:pPr>
      <w:r>
        <w:rPr>
          <w:rFonts w:asciiTheme="minorEastAsia" w:hAnsiTheme="minorEastAsia"/>
        </w:rPr>
        <w:t>异 步 通 知 预 约 看 房 ， 需 要 在 公 寓 运 营 商 服 务 地 址 注 册（</w:t>
      </w:r>
      <w:r>
        <w:rPr>
          <w:rFonts w:cs="Times New Roman" w:asciiTheme="minorEastAsia" w:hAnsiTheme="minorEastAsia"/>
        </w:rPr>
        <w:t>alipay.eco.renthouse.ka.service.create</w:t>
      </w:r>
      <w:r>
        <w:rPr>
          <w:rFonts w:asciiTheme="minorEastAsia" w:hAnsiTheme="minorEastAsia"/>
        </w:rPr>
        <w:t>）里注册（参看3</w:t>
      </w:r>
      <w:r>
        <w:rPr>
          <w:rFonts w:cs="Times New Roman" w:asciiTheme="minorEastAsia" w:hAnsiTheme="minorEastAsia"/>
        </w:rPr>
        <w:t>.5</w:t>
      </w:r>
      <w:r>
        <w:rPr>
          <w:rFonts w:asciiTheme="minorEastAsia" w:hAnsiTheme="minorEastAsia"/>
        </w:rPr>
        <w:t>公寓管理）</w:t>
      </w:r>
    </w:p>
    <w:p>
      <w:pPr>
        <w:rPr>
          <w:rFonts w:asciiTheme="minorEastAsia" w:hAnsiTheme="minorEastAsia"/>
        </w:rPr>
      </w:pPr>
    </w:p>
    <w:p>
      <w:pPr>
        <w:pStyle w:val="3"/>
        <w:rPr>
          <w:del w:id="4" w:author="张燕明" w:date="2018-01-08T15:32:00Z"/>
        </w:rPr>
      </w:pPr>
      <w:del w:id="5" w:author="张燕明" w:date="2018-01-08T15:32:00Z">
        <w:r>
          <w:rPr/>
          <w:delText>公寓运营管理</w:delText>
        </w:r>
      </w:del>
    </w:p>
    <w:p>
      <w:pPr>
        <w:pStyle w:val="4"/>
        <w:rPr>
          <w:del w:id="6" w:author="张燕明" w:date="2018-01-08T15:32:00Z"/>
        </w:rPr>
      </w:pPr>
      <w:del w:id="7" w:author="张燕明" w:date="2018-01-08T15:32:00Z">
        <w:r>
          <w:rPr/>
          <w:delText>场景</w:delText>
        </w:r>
      </w:del>
    </w:p>
    <w:p>
      <w:pPr>
        <w:rPr>
          <w:del w:id="8" w:author="张燕明" w:date="2018-01-08T15:32:00Z"/>
        </w:rPr>
      </w:pPr>
      <w:del w:id="9" w:author="张燕明" w:date="2018-01-08T15:32:00Z">
        <w:r>
          <w:rPr/>
          <w:delText>开发者管理公寓基础信息，获取基本信息以及注册服务地址</w:delText>
        </w:r>
      </w:del>
      <w:del w:id="10" w:author="张燕明" w:date="2018-01-08T15:32:00Z">
        <w:r>
          <w:rPr>
            <w:rFonts w:ascii="Times New Roman" w:hAnsi="Times New Roman" w:eastAsia="Times New Roman" w:cs="Times New Roman"/>
          </w:rPr>
          <w:delText xml:space="preserve"> </w:delText>
        </w:r>
      </w:del>
    </w:p>
    <w:p>
      <w:pPr>
        <w:pStyle w:val="4"/>
        <w:keepNext w:val="0"/>
        <w:keepLines w:val="0"/>
        <w:spacing w:after="459"/>
        <w:rPr>
          <w:del w:id="11" w:author="张燕明" w:date="2018-01-08T15:32:00Z"/>
        </w:rPr>
      </w:pPr>
      <w:del w:id="12" w:author="张燕明" w:date="2018-01-08T15:32:00Z">
        <w:r>
          <w:rPr/>
          <w:delText>流程</w:delText>
        </w:r>
      </w:del>
    </w:p>
    <w:p>
      <w:pPr>
        <w:spacing w:after="550"/>
        <w:ind w:left="509"/>
        <w:rPr>
          <w:del w:id="13" w:author="张燕明" w:date="2018-01-08T15:32:00Z"/>
        </w:rPr>
      </w:pPr>
      <w:del w:id="14" w:author="张燕明" w:date="2018-01-08T15:32:00Z">
        <w:r>
          <w:rPr/>
          <mc:AlternateContent>
            <mc:Choice Requires="wpg">
              <w:drawing>
                <wp:inline distT="0" distB="0" distL="0" distR="0">
                  <wp:extent cx="5864225" cy="3674110"/>
                  <wp:effectExtent l="0" t="0" r="0" b="21590"/>
                  <wp:docPr id="5704" name="Group 5704"/>
                  <wp:cNvGraphicFramePr/>
                  <a:graphic xmlns:a="http://schemas.openxmlformats.org/drawingml/2006/main">
                    <a:graphicData uri="http://schemas.microsoft.com/office/word/2010/wordprocessingGroup">
                      <wpg:wgp>
                        <wpg:cNvGrpSpPr/>
                        <wpg:grpSpPr>
                          <a:xfrm>
                            <a:off x="0" y="0"/>
                            <a:ext cx="5864237" cy="3674533"/>
                            <a:chOff x="0" y="0"/>
                            <a:chExt cx="5864237" cy="3674533"/>
                          </a:xfrm>
                        </wpg:grpSpPr>
                        <wps:wsp>
                          <wps:cNvPr id="6132" name="Shape 6132"/>
                          <wps:cNvSpPr/>
                          <wps:spPr>
                            <a:xfrm>
                              <a:off x="189676" y="40011"/>
                              <a:ext cx="401678" cy="240518"/>
                            </a:xfrm>
                            <a:custGeom>
                              <a:avLst/>
                              <a:gdLst/>
                              <a:ahLst/>
                              <a:cxnLst/>
                              <a:rect l="0" t="0" r="0" b="0"/>
                              <a:pathLst>
                                <a:path w="401678" h="240518">
                                  <a:moveTo>
                                    <a:pt x="0" y="0"/>
                                  </a:moveTo>
                                  <a:lnTo>
                                    <a:pt x="401678" y="0"/>
                                  </a:lnTo>
                                  <a:lnTo>
                                    <a:pt x="401678" y="240518"/>
                                  </a:lnTo>
                                  <a:lnTo>
                                    <a:pt x="0" y="240518"/>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1047" name="Shape 1047"/>
                          <wps:cNvSpPr/>
                          <wps:spPr>
                            <a:xfrm>
                              <a:off x="189676" y="40011"/>
                              <a:ext cx="401678" cy="240518"/>
                            </a:xfrm>
                            <a:custGeom>
                              <a:avLst/>
                              <a:gdLst/>
                              <a:ahLst/>
                              <a:cxnLst/>
                              <a:rect l="0" t="0" r="0" b="0"/>
                              <a:pathLst>
                                <a:path w="401678" h="240518">
                                  <a:moveTo>
                                    <a:pt x="0" y="240518"/>
                                  </a:moveTo>
                                  <a:lnTo>
                                    <a:pt x="401678" y="240518"/>
                                  </a:lnTo>
                                  <a:lnTo>
                                    <a:pt x="40167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48" name="Shape 1048"/>
                          <wps:cNvSpPr/>
                          <wps:spPr>
                            <a:xfrm>
                              <a:off x="390515" y="320691"/>
                              <a:ext cx="0" cy="3353842"/>
                            </a:xfrm>
                            <a:custGeom>
                              <a:avLst/>
                              <a:gdLst/>
                              <a:ahLst/>
                              <a:cxnLst/>
                              <a:rect l="0" t="0" r="0" b="0"/>
                              <a:pathLst>
                                <a:path h="3353842">
                                  <a:moveTo>
                                    <a:pt x="0" y="0"/>
                                  </a:moveTo>
                                  <a:lnTo>
                                    <a:pt x="0" y="3353842"/>
                                  </a:lnTo>
                                </a:path>
                              </a:pathLst>
                            </a:custGeom>
                            <a:ln w="5910"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6133" name="Shape 6133"/>
                          <wps:cNvSpPr/>
                          <wps:spPr>
                            <a:xfrm>
                              <a:off x="0" y="0"/>
                              <a:ext cx="781037" cy="320691"/>
                            </a:xfrm>
                            <a:custGeom>
                              <a:avLst/>
                              <a:gdLst/>
                              <a:ahLst/>
                              <a:cxnLst/>
                              <a:rect l="0" t="0" r="0" b="0"/>
                              <a:pathLst>
                                <a:path w="781037" h="320691">
                                  <a:moveTo>
                                    <a:pt x="0" y="0"/>
                                  </a:moveTo>
                                  <a:lnTo>
                                    <a:pt x="781037" y="0"/>
                                  </a:lnTo>
                                  <a:lnTo>
                                    <a:pt x="781037" y="320691"/>
                                  </a:lnTo>
                                  <a:lnTo>
                                    <a:pt x="0" y="3206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50" name="Shape 1050"/>
                          <wps:cNvSpPr/>
                          <wps:spPr>
                            <a:xfrm>
                              <a:off x="0" y="0"/>
                              <a:ext cx="781037" cy="320691"/>
                            </a:xfrm>
                            <a:custGeom>
                              <a:avLst/>
                              <a:gdLst/>
                              <a:ahLst/>
                              <a:cxnLst/>
                              <a:rect l="0" t="0" r="0" b="0"/>
                              <a:pathLst>
                                <a:path w="781037" h="320691">
                                  <a:moveTo>
                                    <a:pt x="0" y="320691"/>
                                  </a:moveTo>
                                  <a:lnTo>
                                    <a:pt x="781037" y="320691"/>
                                  </a:lnTo>
                                  <a:lnTo>
                                    <a:pt x="78103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1" name="Rectangle 1051"/>
                          <wps:cNvSpPr/>
                          <wps:spPr>
                            <a:xfrm>
                              <a:off x="113952" y="88982"/>
                              <a:ext cx="739389" cy="178992"/>
                            </a:xfrm>
                            <a:prstGeom prst="rect">
                              <a:avLst/>
                            </a:prstGeom>
                            <a:ln>
                              <a:noFill/>
                            </a:ln>
                          </wps:spPr>
                          <wps:txbx>
                            <w:txbxContent>
                              <w:p>
                                <w:r>
                                  <w:rPr>
                                    <w:rFonts w:ascii="宋体" w:hAnsi="宋体" w:eastAsia="宋体" w:cs="宋体"/>
                                    <w:color w:val="FFFFFF"/>
                                    <w:sz w:val="21"/>
                                  </w:rPr>
                                  <w:t>开发者平台</w:t>
                                </w:r>
                              </w:p>
                            </w:txbxContent>
                          </wps:txbx>
                          <wps:bodyPr horzOverflow="overflow" lIns="0" tIns="0" rIns="0" bIns="0" rtlCol="0">
                            <a:noAutofit/>
                          </wps:bodyPr>
                        </wps:wsp>
                        <wps:wsp>
                          <wps:cNvPr id="6134" name="Shape 6134"/>
                          <wps:cNvSpPr/>
                          <wps:spPr>
                            <a:xfrm>
                              <a:off x="4636840" y="40011"/>
                              <a:ext cx="401677" cy="240518"/>
                            </a:xfrm>
                            <a:custGeom>
                              <a:avLst/>
                              <a:gdLst/>
                              <a:ahLst/>
                              <a:cxnLst/>
                              <a:rect l="0" t="0" r="0" b="0"/>
                              <a:pathLst>
                                <a:path w="401677" h="240518">
                                  <a:moveTo>
                                    <a:pt x="0" y="0"/>
                                  </a:moveTo>
                                  <a:lnTo>
                                    <a:pt x="401677" y="0"/>
                                  </a:lnTo>
                                  <a:lnTo>
                                    <a:pt x="401677" y="240518"/>
                                  </a:lnTo>
                                  <a:lnTo>
                                    <a:pt x="0" y="240518"/>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3" name="Shape 1053"/>
                          <wps:cNvSpPr/>
                          <wps:spPr>
                            <a:xfrm>
                              <a:off x="4636840" y="40011"/>
                              <a:ext cx="401677" cy="240518"/>
                            </a:xfrm>
                            <a:custGeom>
                              <a:avLst/>
                              <a:gdLst/>
                              <a:ahLst/>
                              <a:cxnLst/>
                              <a:rect l="0" t="0" r="0" b="0"/>
                              <a:pathLst>
                                <a:path w="401677" h="240518">
                                  <a:moveTo>
                                    <a:pt x="0" y="240518"/>
                                  </a:moveTo>
                                  <a:lnTo>
                                    <a:pt x="401677" y="240518"/>
                                  </a:lnTo>
                                  <a:lnTo>
                                    <a:pt x="40167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4" name="Shape 1054"/>
                          <wps:cNvSpPr/>
                          <wps:spPr>
                            <a:xfrm>
                              <a:off x="4837742" y="320691"/>
                              <a:ext cx="0" cy="3287029"/>
                            </a:xfrm>
                            <a:custGeom>
                              <a:avLst/>
                              <a:gdLst/>
                              <a:ahLst/>
                              <a:cxnLst/>
                              <a:rect l="0" t="0" r="0" b="0"/>
                              <a:pathLst>
                                <a:path h="3287029">
                                  <a:moveTo>
                                    <a:pt x="0" y="0"/>
                                  </a:moveTo>
                                  <a:lnTo>
                                    <a:pt x="0" y="3287029"/>
                                  </a:lnTo>
                                </a:path>
                              </a:pathLst>
                            </a:custGeom>
                            <a:ln w="5910"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6135" name="Shape 6135"/>
                          <wps:cNvSpPr/>
                          <wps:spPr>
                            <a:xfrm>
                              <a:off x="4375557" y="0"/>
                              <a:ext cx="924289" cy="320691"/>
                            </a:xfrm>
                            <a:custGeom>
                              <a:avLst/>
                              <a:gdLst/>
                              <a:ahLst/>
                              <a:cxnLst/>
                              <a:rect l="0" t="0" r="0" b="0"/>
                              <a:pathLst>
                                <a:path w="924289" h="320691">
                                  <a:moveTo>
                                    <a:pt x="0" y="0"/>
                                  </a:moveTo>
                                  <a:lnTo>
                                    <a:pt x="924289" y="0"/>
                                  </a:lnTo>
                                  <a:lnTo>
                                    <a:pt x="924289" y="320691"/>
                                  </a:lnTo>
                                  <a:lnTo>
                                    <a:pt x="0" y="320691"/>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6" name="Shape 1056"/>
                          <wps:cNvSpPr/>
                          <wps:spPr>
                            <a:xfrm>
                              <a:off x="4375557" y="0"/>
                              <a:ext cx="924289" cy="320691"/>
                            </a:xfrm>
                            <a:custGeom>
                              <a:avLst/>
                              <a:gdLst/>
                              <a:ahLst/>
                              <a:cxnLst/>
                              <a:rect l="0" t="0" r="0" b="0"/>
                              <a:pathLst>
                                <a:path w="924289" h="320691">
                                  <a:moveTo>
                                    <a:pt x="0" y="320691"/>
                                  </a:moveTo>
                                  <a:lnTo>
                                    <a:pt x="924289" y="320691"/>
                                  </a:lnTo>
                                  <a:lnTo>
                                    <a:pt x="924289"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57" name="Rectangle 1057"/>
                          <wps:cNvSpPr/>
                          <wps:spPr>
                            <a:xfrm>
                              <a:off x="4454990" y="88982"/>
                              <a:ext cx="1030391" cy="178992"/>
                            </a:xfrm>
                            <a:prstGeom prst="rect">
                              <a:avLst/>
                            </a:prstGeom>
                            <a:ln>
                              <a:noFill/>
                            </a:ln>
                          </wps:spPr>
                          <wps:txbx>
                            <w:txbxContent>
                              <w:p>
                                <w:r>
                                  <w:rPr>
                                    <w:rFonts w:ascii="宋体" w:hAnsi="宋体" w:eastAsia="宋体" w:cs="宋体"/>
                                    <w:color w:val="FFFFFF"/>
                                    <w:sz w:val="21"/>
                                  </w:rPr>
                                  <w:t xml:space="preserve">支付宝租房平台 </w:t>
                                </w:r>
                              </w:p>
                            </w:txbxContent>
                          </wps:txbx>
                          <wps:bodyPr horzOverflow="overflow" lIns="0" tIns="0" rIns="0" bIns="0" rtlCol="0">
                            <a:noAutofit/>
                          </wps:bodyPr>
                        </wps:wsp>
                        <wps:wsp>
                          <wps:cNvPr id="6136" name="Shape 6136"/>
                          <wps:cNvSpPr/>
                          <wps:spPr>
                            <a:xfrm>
                              <a:off x="4804205" y="481046"/>
                              <a:ext cx="66947" cy="641373"/>
                            </a:xfrm>
                            <a:custGeom>
                              <a:avLst/>
                              <a:gdLst/>
                              <a:ahLst/>
                              <a:cxnLst/>
                              <a:rect l="0" t="0" r="0" b="0"/>
                              <a:pathLst>
                                <a:path w="66947" h="641373">
                                  <a:moveTo>
                                    <a:pt x="0" y="0"/>
                                  </a:moveTo>
                                  <a:lnTo>
                                    <a:pt x="66947" y="0"/>
                                  </a:lnTo>
                                  <a:lnTo>
                                    <a:pt x="66947" y="641373"/>
                                  </a:lnTo>
                                  <a:lnTo>
                                    <a:pt x="0" y="641373"/>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59" name="Shape 1059"/>
                          <wps:cNvSpPr/>
                          <wps:spPr>
                            <a:xfrm>
                              <a:off x="4804205" y="481046"/>
                              <a:ext cx="66947" cy="641373"/>
                            </a:xfrm>
                            <a:custGeom>
                              <a:avLst/>
                              <a:gdLst/>
                              <a:ahLst/>
                              <a:cxnLst/>
                              <a:rect l="0" t="0" r="0" b="0"/>
                              <a:pathLst>
                                <a:path w="66947" h="641373">
                                  <a:moveTo>
                                    <a:pt x="0" y="641373"/>
                                  </a:moveTo>
                                  <a:lnTo>
                                    <a:pt x="66947" y="641373"/>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60" name="Shape 1060"/>
                          <wps:cNvSpPr/>
                          <wps:spPr>
                            <a:xfrm>
                              <a:off x="4837742" y="641326"/>
                              <a:ext cx="141702" cy="347409"/>
                            </a:xfrm>
                            <a:custGeom>
                              <a:avLst/>
                              <a:gdLst/>
                              <a:ahLst/>
                              <a:cxnLst/>
                              <a:rect l="0" t="0" r="0" b="0"/>
                              <a:pathLst>
                                <a:path w="141702" h="347409">
                                  <a:moveTo>
                                    <a:pt x="0" y="0"/>
                                  </a:moveTo>
                                  <a:lnTo>
                                    <a:pt x="141702" y="0"/>
                                  </a:lnTo>
                                  <a:lnTo>
                                    <a:pt x="141702" y="347409"/>
                                  </a:lnTo>
                                  <a:lnTo>
                                    <a:pt x="51485" y="34740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61" name="Shape 1061"/>
                          <wps:cNvSpPr/>
                          <wps:spPr>
                            <a:xfrm>
                              <a:off x="4837742" y="953476"/>
                              <a:ext cx="58885" cy="70519"/>
                            </a:xfrm>
                            <a:custGeom>
                              <a:avLst/>
                              <a:gdLst/>
                              <a:ahLst/>
                              <a:cxnLst/>
                              <a:rect l="0" t="0" r="0" b="0"/>
                              <a:pathLst>
                                <a:path w="58885" h="70519">
                                  <a:moveTo>
                                    <a:pt x="58885" y="0"/>
                                  </a:moveTo>
                                  <a:lnTo>
                                    <a:pt x="58885" y="70519"/>
                                  </a:lnTo>
                                  <a:lnTo>
                                    <a:pt x="0" y="35260"/>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062" name="Shape 1062"/>
                          <wps:cNvSpPr/>
                          <wps:spPr>
                            <a:xfrm>
                              <a:off x="390515" y="948667"/>
                              <a:ext cx="0" cy="80135"/>
                            </a:xfrm>
                            <a:custGeom>
                              <a:avLst/>
                              <a:gdLst/>
                              <a:ahLst/>
                              <a:cxnLst/>
                              <a:rect l="0" t="0" r="0" b="0"/>
                              <a:pathLst>
                                <a:path h="80135">
                                  <a:moveTo>
                                    <a:pt x="0" y="80135"/>
                                  </a:moveTo>
                                  <a:lnTo>
                                    <a:pt x="0" y="0"/>
                                  </a:lnTo>
                                  <a:lnTo>
                                    <a:pt x="0" y="80135"/>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6137" name="Shape 6137"/>
                          <wps:cNvSpPr/>
                          <wps:spPr>
                            <a:xfrm>
                              <a:off x="357042" y="948715"/>
                              <a:ext cx="66946" cy="173705"/>
                            </a:xfrm>
                            <a:custGeom>
                              <a:avLst/>
                              <a:gdLst/>
                              <a:ahLst/>
                              <a:cxnLst/>
                              <a:rect l="0" t="0" r="0" b="0"/>
                              <a:pathLst>
                                <a:path w="66946" h="173705">
                                  <a:moveTo>
                                    <a:pt x="0" y="0"/>
                                  </a:moveTo>
                                  <a:lnTo>
                                    <a:pt x="66946" y="0"/>
                                  </a:lnTo>
                                  <a:lnTo>
                                    <a:pt x="66946" y="173705"/>
                                  </a:lnTo>
                                  <a:lnTo>
                                    <a:pt x="0" y="173705"/>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64" name="Shape 1064"/>
                          <wps:cNvSpPr/>
                          <wps:spPr>
                            <a:xfrm>
                              <a:off x="357042" y="948715"/>
                              <a:ext cx="66946" cy="173705"/>
                            </a:xfrm>
                            <a:custGeom>
                              <a:avLst/>
                              <a:gdLst/>
                              <a:ahLst/>
                              <a:cxnLst/>
                              <a:rect l="0" t="0" r="0" b="0"/>
                              <a:pathLst>
                                <a:path w="66946" h="173705">
                                  <a:moveTo>
                                    <a:pt x="0" y="173705"/>
                                  </a:moveTo>
                                  <a:lnTo>
                                    <a:pt x="66946" y="173705"/>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65" name="Shape 1065"/>
                          <wps:cNvSpPr/>
                          <wps:spPr>
                            <a:xfrm>
                              <a:off x="390515" y="641326"/>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66" name="Shape 1066"/>
                          <wps:cNvSpPr/>
                          <wps:spPr>
                            <a:xfrm>
                              <a:off x="4778857" y="606067"/>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1067" name="Shape 1067"/>
                          <wps:cNvSpPr/>
                          <wps:spPr>
                            <a:xfrm>
                              <a:off x="390515" y="988735"/>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068" name="Shape 1068"/>
                          <wps:cNvSpPr/>
                          <wps:spPr>
                            <a:xfrm>
                              <a:off x="390515" y="953476"/>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70" name="Rectangle 1070"/>
                          <wps:cNvSpPr/>
                          <wps:spPr>
                            <a:xfrm>
                              <a:off x="1433748" y="457303"/>
                              <a:ext cx="59821" cy="138191"/>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1071" name="Rectangle 1071"/>
                          <wps:cNvSpPr/>
                          <wps:spPr>
                            <a:xfrm>
                              <a:off x="1480037"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99" name="Rectangle 5699"/>
                          <wps:cNvSpPr/>
                          <wps:spPr>
                            <a:xfrm>
                              <a:off x="1546082" y="457303"/>
                              <a:ext cx="30217" cy="138191"/>
                            </a:xfrm>
                            <a:prstGeom prst="rect">
                              <a:avLst/>
                            </a:prstGeom>
                            <a:ln>
                              <a:noFill/>
                            </a:ln>
                          </wps:spPr>
                          <wps:txbx>
                            <w:txbxContent>
                              <w:p>
                                <w:r>
                                  <w:rPr>
                                    <w:rFonts w:ascii="微软雅黑" w:hAnsi="微软雅黑" w:eastAsia="微软雅黑" w:cs="微软雅黑"/>
                                    <w:sz w:val="14"/>
                                  </w:rPr>
                                  <w:t xml:space="preserve"> </w:t>
                                </w:r>
                              </w:p>
                            </w:txbxContent>
                          </wps:txbx>
                          <wps:bodyPr horzOverflow="overflow" lIns="0" tIns="0" rIns="0" bIns="0" rtlCol="0">
                            <a:noAutofit/>
                          </wps:bodyPr>
                        </wps:wsp>
                        <wps:wsp>
                          <wps:cNvPr id="5698" name="Rectangle 5698"/>
                          <wps:cNvSpPr/>
                          <wps:spPr>
                            <a:xfrm>
                              <a:off x="1498852" y="457303"/>
                              <a:ext cx="59821" cy="138191"/>
                            </a:xfrm>
                            <a:prstGeom prst="rect">
                              <a:avLst/>
                            </a:prstGeom>
                            <a:ln>
                              <a:noFill/>
                            </a:ln>
                          </wps:spPr>
                          <wps:txbx>
                            <w:txbxContent>
                              <w:p>
                                <w:r>
                                  <w:rPr>
                                    <w:rFonts w:ascii="微软雅黑" w:hAnsi="微软雅黑" w:eastAsia="微软雅黑" w:cs="微软雅黑"/>
                                    <w:sz w:val="14"/>
                                  </w:rPr>
                                  <w:t>0</w:t>
                                </w:r>
                              </w:p>
                            </w:txbxContent>
                          </wps:txbx>
                          <wps:bodyPr horzOverflow="overflow" lIns="0" tIns="0" rIns="0" bIns="0" rtlCol="0">
                            <a:noAutofit/>
                          </wps:bodyPr>
                        </wps:wsp>
                        <wps:wsp>
                          <wps:cNvPr id="1073" name="Rectangle 1073"/>
                          <wps:cNvSpPr/>
                          <wps:spPr>
                            <a:xfrm>
                              <a:off x="1583744" y="350385"/>
                              <a:ext cx="1148347" cy="231506"/>
                            </a:xfrm>
                            <a:prstGeom prst="rect">
                              <a:avLst/>
                            </a:prstGeom>
                            <a:ln>
                              <a:noFill/>
                            </a:ln>
                          </wps:spPr>
                          <wps:txbx>
                            <w:txbxContent>
                              <w:p>
                                <w:r>
                                  <w:rPr>
                                    <w:rFonts w:ascii="微软雅黑" w:hAnsi="微软雅黑" w:eastAsia="微软雅黑" w:cs="微软雅黑"/>
                                    <w:sz w:val="14"/>
                                  </w:rPr>
                                  <w:t>公寓运营商基础信息维护</w:t>
                                </w:r>
                              </w:p>
                            </w:txbxContent>
                          </wps:txbx>
                          <wps:bodyPr horzOverflow="overflow" lIns="0" tIns="0" rIns="0" bIns="0" rtlCol="0">
                            <a:noAutofit/>
                          </wps:bodyPr>
                        </wps:wsp>
                        <wps:wsp>
                          <wps:cNvPr id="1074" name="Rectangle 1074"/>
                          <wps:cNvSpPr/>
                          <wps:spPr>
                            <a:xfrm>
                              <a:off x="2435344"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75" name="Rectangle 1075"/>
                          <wps:cNvSpPr/>
                          <wps:spPr>
                            <a:xfrm>
                              <a:off x="2454188" y="457250"/>
                              <a:ext cx="289614" cy="207768"/>
                            </a:xfrm>
                            <a:prstGeom prst="rect">
                              <a:avLst/>
                            </a:prstGeom>
                            <a:ln>
                              <a:noFill/>
                            </a:ln>
                          </wps:spPr>
                          <wps:txbx>
                            <w:txbxContent>
                              <w:p>
                                <w:r>
                                  <w:rPr>
                                    <w:rFonts w:ascii="微软雅黑" w:hAnsi="微软雅黑" w:eastAsia="微软雅黑" w:cs="微软雅黑"/>
                                    <w:sz w:val="14"/>
                                  </w:rPr>
                                  <w:t>alipay</w:t>
                                </w:r>
                              </w:p>
                            </w:txbxContent>
                          </wps:txbx>
                          <wps:bodyPr horzOverflow="overflow" lIns="0" tIns="0" rIns="0" bIns="0" rtlCol="0">
                            <a:noAutofit/>
                          </wps:bodyPr>
                        </wps:wsp>
                        <wps:wsp>
                          <wps:cNvPr id="1076" name="Rectangle 1076"/>
                          <wps:cNvSpPr/>
                          <wps:spPr>
                            <a:xfrm>
                              <a:off x="2675371"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77" name="Rectangle 1077"/>
                          <wps:cNvSpPr/>
                          <wps:spPr>
                            <a:xfrm>
                              <a:off x="2694344" y="457303"/>
                              <a:ext cx="174768" cy="138191"/>
                            </a:xfrm>
                            <a:prstGeom prst="rect">
                              <a:avLst/>
                            </a:prstGeom>
                            <a:ln>
                              <a:noFill/>
                            </a:ln>
                          </wps:spPr>
                          <wps:txbx>
                            <w:txbxContent>
                              <w:p>
                                <w:r>
                                  <w:rPr>
                                    <w:rFonts w:ascii="微软雅黑" w:hAnsi="微软雅黑" w:eastAsia="微软雅黑" w:cs="微软雅黑"/>
                                    <w:sz w:val="14"/>
                                  </w:rPr>
                                  <w:t>eco</w:t>
                                </w:r>
                              </w:p>
                            </w:txbxContent>
                          </wps:txbx>
                          <wps:bodyPr horzOverflow="overflow" lIns="0" tIns="0" rIns="0" bIns="0" rtlCol="0">
                            <a:noAutofit/>
                          </wps:bodyPr>
                        </wps:wsp>
                        <wps:wsp>
                          <wps:cNvPr id="1078" name="Rectangle 1078"/>
                          <wps:cNvSpPr/>
                          <wps:spPr>
                            <a:xfrm>
                              <a:off x="2828724"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79" name="Rectangle 1079"/>
                          <wps:cNvSpPr/>
                          <wps:spPr>
                            <a:xfrm>
                              <a:off x="2857899" y="280517"/>
                              <a:ext cx="505420" cy="224185"/>
                            </a:xfrm>
                            <a:prstGeom prst="rect">
                              <a:avLst/>
                            </a:prstGeom>
                            <a:ln>
                              <a:noFill/>
                            </a:ln>
                          </wps:spPr>
                          <wps:txbx>
                            <w:txbxContent>
                              <w:p>
                                <w:r>
                                  <w:rPr>
                                    <w:rFonts w:ascii="微软雅黑" w:hAnsi="微软雅黑" w:eastAsia="微软雅黑" w:cs="微软雅黑"/>
                                    <w:sz w:val="14"/>
                                  </w:rPr>
                                  <w:t>renthouse</w:t>
                                </w:r>
                              </w:p>
                            </w:txbxContent>
                          </wps:txbx>
                          <wps:bodyPr horzOverflow="overflow" lIns="0" tIns="0" rIns="0" bIns="0" rtlCol="0">
                            <a:noAutofit/>
                          </wps:bodyPr>
                        </wps:wsp>
                        <wps:wsp>
                          <wps:cNvPr id="1080" name="Rectangle 1080"/>
                          <wps:cNvSpPr/>
                          <wps:spPr>
                            <a:xfrm>
                              <a:off x="3228638"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81" name="Rectangle 1081"/>
                          <wps:cNvSpPr/>
                          <wps:spPr>
                            <a:xfrm>
                              <a:off x="3063834" y="457197"/>
                              <a:ext cx="295146" cy="243447"/>
                            </a:xfrm>
                            <a:prstGeom prst="rect">
                              <a:avLst/>
                            </a:prstGeom>
                            <a:ln>
                              <a:noFill/>
                            </a:ln>
                          </wps:spPr>
                          <wps:txbx>
                            <w:txbxContent>
                              <w:p>
                                <w:r>
                                  <w:rPr>
                                    <w:rFonts w:ascii="微软雅黑" w:hAnsi="微软雅黑" w:eastAsia="微软雅黑" w:cs="微软雅黑"/>
                                    <w:sz w:val="14"/>
                                  </w:rPr>
                                  <w:t>ka</w:t>
                                </w:r>
                              </w:p>
                            </w:txbxContent>
                          </wps:txbx>
                          <wps:bodyPr horzOverflow="overflow" lIns="0" tIns="0" rIns="0" bIns="0" rtlCol="0">
                            <a:noAutofit/>
                          </wps:bodyPr>
                        </wps:wsp>
                        <wps:wsp>
                          <wps:cNvPr id="1082" name="Rectangle 1082"/>
                          <wps:cNvSpPr/>
                          <wps:spPr>
                            <a:xfrm>
                              <a:off x="3334127"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83" name="Rectangle 1083"/>
                          <wps:cNvSpPr/>
                          <wps:spPr>
                            <a:xfrm>
                              <a:off x="3352955" y="457250"/>
                              <a:ext cx="427427" cy="237456"/>
                            </a:xfrm>
                            <a:prstGeom prst="rect">
                              <a:avLst/>
                            </a:prstGeom>
                            <a:ln>
                              <a:noFill/>
                            </a:ln>
                          </wps:spPr>
                          <wps:txbx>
                            <w:txbxContent>
                              <w:p>
                                <w:r>
                                  <w:rPr>
                                    <w:rFonts w:ascii="微软雅黑" w:hAnsi="微软雅黑" w:eastAsia="微软雅黑" w:cs="微软雅黑"/>
                                    <w:sz w:val="14"/>
                                  </w:rPr>
                                  <w:t>baseinfo</w:t>
                                </w:r>
                              </w:p>
                            </w:txbxContent>
                          </wps:txbx>
                          <wps:bodyPr horzOverflow="overflow" lIns="0" tIns="0" rIns="0" bIns="0" rtlCol="0">
                            <a:noAutofit/>
                          </wps:bodyPr>
                        </wps:wsp>
                        <wps:wsp>
                          <wps:cNvPr id="1084" name="Rectangle 1084"/>
                          <wps:cNvSpPr/>
                          <wps:spPr>
                            <a:xfrm>
                              <a:off x="3675235"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085" name="Rectangle 1085"/>
                          <wps:cNvSpPr/>
                          <wps:spPr>
                            <a:xfrm>
                              <a:off x="3694129" y="457303"/>
                              <a:ext cx="216011" cy="138191"/>
                            </a:xfrm>
                            <a:prstGeom prst="rect">
                              <a:avLst/>
                            </a:prstGeom>
                            <a:ln>
                              <a:noFill/>
                            </a:ln>
                          </wps:spPr>
                          <wps:txbx>
                            <w:txbxContent>
                              <w:p>
                                <w:r>
                                  <w:rPr>
                                    <w:rFonts w:ascii="微软雅黑" w:hAnsi="微软雅黑" w:eastAsia="微软雅黑" w:cs="微软雅黑"/>
                                    <w:sz w:val="14"/>
                                  </w:rPr>
                                  <w:t xml:space="preserve">sync </w:t>
                                </w:r>
                              </w:p>
                            </w:txbxContent>
                          </wps:txbx>
                          <wps:bodyPr horzOverflow="overflow" lIns="0" tIns="0" rIns="0" bIns="0" rtlCol="0">
                            <a:noAutofit/>
                          </wps:bodyPr>
                        </wps:wsp>
                        <wps:wsp>
                          <wps:cNvPr id="1087" name="Rectangle 1087"/>
                          <wps:cNvSpPr/>
                          <wps:spPr>
                            <a:xfrm>
                              <a:off x="5203648" y="724656"/>
                              <a:ext cx="59975" cy="138546"/>
                            </a:xfrm>
                            <a:prstGeom prst="rect">
                              <a:avLst/>
                            </a:prstGeom>
                            <a:ln>
                              <a:noFill/>
                            </a:ln>
                          </wps:spPr>
                          <wps:txbx>
                            <w:txbxContent>
                              <w:p>
                                <w:r>
                                  <w:rPr>
                                    <w:rFonts w:ascii="微软雅黑" w:hAnsi="微软雅黑" w:eastAsia="微软雅黑" w:cs="微软雅黑"/>
                                    <w:sz w:val="15"/>
                                  </w:rPr>
                                  <w:t>1</w:t>
                                </w:r>
                              </w:p>
                            </w:txbxContent>
                          </wps:txbx>
                          <wps:bodyPr horzOverflow="overflow" lIns="0" tIns="0" rIns="0" bIns="0" rtlCol="0">
                            <a:noAutofit/>
                          </wps:bodyPr>
                        </wps:wsp>
                        <wps:wsp>
                          <wps:cNvPr id="1088" name="Rectangle 1088"/>
                          <wps:cNvSpPr/>
                          <wps:spPr>
                            <a:xfrm>
                              <a:off x="5249858" y="724656"/>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089" name="Rectangle 1089"/>
                          <wps:cNvSpPr/>
                          <wps:spPr>
                            <a:xfrm>
                              <a:off x="5268752" y="724656"/>
                              <a:ext cx="59975" cy="138546"/>
                            </a:xfrm>
                            <a:prstGeom prst="rect">
                              <a:avLst/>
                            </a:prstGeom>
                            <a:ln>
                              <a:noFill/>
                            </a:ln>
                          </wps:spPr>
                          <wps:txbx>
                            <w:txbxContent>
                              <w:p>
                                <w:r>
                                  <w:rPr>
                                    <w:rFonts w:ascii="微软雅黑" w:hAnsi="微软雅黑" w:eastAsia="微软雅黑" w:cs="微软雅黑"/>
                                    <w:sz w:val="15"/>
                                  </w:rPr>
                                  <w:t>1</w:t>
                                </w:r>
                              </w:p>
                            </w:txbxContent>
                          </wps:txbx>
                          <wps:bodyPr horzOverflow="overflow" lIns="0" tIns="0" rIns="0" bIns="0" rtlCol="0">
                            <a:noAutofit/>
                          </wps:bodyPr>
                        </wps:wsp>
                        <wps:wsp>
                          <wps:cNvPr id="1090" name="Rectangle 1090"/>
                          <wps:cNvSpPr/>
                          <wps:spPr>
                            <a:xfrm>
                              <a:off x="5314857" y="724572"/>
                              <a:ext cx="417163" cy="356081"/>
                            </a:xfrm>
                            <a:prstGeom prst="rect">
                              <a:avLst/>
                            </a:prstGeom>
                            <a:ln>
                              <a:noFill/>
                            </a:ln>
                          </wps:spPr>
                          <wps:txbx>
                            <w:txbxContent>
                              <w:p>
                                <w:r>
                                  <w:rPr>
                                    <w:rFonts w:ascii="微软雅黑" w:hAnsi="微软雅黑" w:eastAsia="微软雅黑" w:cs="微软雅黑"/>
                                    <w:sz w:val="15"/>
                                  </w:rPr>
                                  <w:t xml:space="preserve">维护信息 </w:t>
                                </w:r>
                              </w:p>
                            </w:txbxContent>
                          </wps:txbx>
                          <wps:bodyPr horzOverflow="overflow" lIns="0" tIns="0" rIns="0" bIns="0" rtlCol="0">
                            <a:noAutofit/>
                          </wps:bodyPr>
                        </wps:wsp>
                        <wps:wsp>
                          <wps:cNvPr id="1091" name="Shape 1091"/>
                          <wps:cNvSpPr/>
                          <wps:spPr>
                            <a:xfrm>
                              <a:off x="423988" y="1389599"/>
                              <a:ext cx="4418398" cy="0"/>
                            </a:xfrm>
                            <a:custGeom>
                              <a:avLst/>
                              <a:gdLst/>
                              <a:ahLst/>
                              <a:cxnLst/>
                              <a:rect l="0" t="0" r="0" b="0"/>
                              <a:pathLst>
                                <a:path w="4418398">
                                  <a:moveTo>
                                    <a:pt x="0" y="0"/>
                                  </a:moveTo>
                                  <a:lnTo>
                                    <a:pt x="441839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92" name="Shape 1092"/>
                          <wps:cNvSpPr/>
                          <wps:spPr>
                            <a:xfrm>
                              <a:off x="390515" y="1389599"/>
                              <a:ext cx="4451872" cy="0"/>
                            </a:xfrm>
                            <a:custGeom>
                              <a:avLst/>
                              <a:gdLst/>
                              <a:ahLst/>
                              <a:cxnLst/>
                              <a:rect l="0" t="0" r="0" b="0"/>
                              <a:pathLst>
                                <a:path w="4451872">
                                  <a:moveTo>
                                    <a:pt x="0" y="0"/>
                                  </a:moveTo>
                                  <a:lnTo>
                                    <a:pt x="4451872"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6138" name="Shape 6138"/>
                          <wps:cNvSpPr/>
                          <wps:spPr>
                            <a:xfrm>
                              <a:off x="4804205" y="1523227"/>
                              <a:ext cx="66947" cy="668100"/>
                            </a:xfrm>
                            <a:custGeom>
                              <a:avLst/>
                              <a:gdLst/>
                              <a:ahLst/>
                              <a:cxnLst/>
                              <a:rect l="0" t="0" r="0" b="0"/>
                              <a:pathLst>
                                <a:path w="66947" h="668100">
                                  <a:moveTo>
                                    <a:pt x="0" y="0"/>
                                  </a:moveTo>
                                  <a:lnTo>
                                    <a:pt x="66947" y="0"/>
                                  </a:lnTo>
                                  <a:lnTo>
                                    <a:pt x="66947" y="668100"/>
                                  </a:lnTo>
                                  <a:lnTo>
                                    <a:pt x="0" y="66810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094" name="Shape 1094"/>
                          <wps:cNvSpPr/>
                          <wps:spPr>
                            <a:xfrm>
                              <a:off x="4804205" y="1523227"/>
                              <a:ext cx="66947" cy="668100"/>
                            </a:xfrm>
                            <a:custGeom>
                              <a:avLst/>
                              <a:gdLst/>
                              <a:ahLst/>
                              <a:cxnLst/>
                              <a:rect l="0" t="0" r="0" b="0"/>
                              <a:pathLst>
                                <a:path w="66947" h="668100">
                                  <a:moveTo>
                                    <a:pt x="0" y="668100"/>
                                  </a:moveTo>
                                  <a:lnTo>
                                    <a:pt x="66947" y="66810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095" name="Shape 1095"/>
                          <wps:cNvSpPr/>
                          <wps:spPr>
                            <a:xfrm>
                              <a:off x="2900992" y="1389599"/>
                              <a:ext cx="1941394" cy="0"/>
                            </a:xfrm>
                            <a:custGeom>
                              <a:avLst/>
                              <a:gdLst/>
                              <a:ahLst/>
                              <a:cxnLst/>
                              <a:rect l="0" t="0" r="0" b="0"/>
                              <a:pathLst>
                                <a:path w="1941394">
                                  <a:moveTo>
                                    <a:pt x="0" y="0"/>
                                  </a:moveTo>
                                  <a:lnTo>
                                    <a:pt x="1941394"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6139" name="Shape 6139"/>
                          <wps:cNvSpPr/>
                          <wps:spPr>
                            <a:xfrm>
                              <a:off x="357042" y="1523218"/>
                              <a:ext cx="66946" cy="213791"/>
                            </a:xfrm>
                            <a:custGeom>
                              <a:avLst/>
                              <a:gdLst/>
                              <a:ahLst/>
                              <a:cxnLst/>
                              <a:rect l="0" t="0" r="0" b="0"/>
                              <a:pathLst>
                                <a:path w="66946" h="213791">
                                  <a:moveTo>
                                    <a:pt x="0" y="0"/>
                                  </a:moveTo>
                                  <a:lnTo>
                                    <a:pt x="66946" y="0"/>
                                  </a:lnTo>
                                  <a:lnTo>
                                    <a:pt x="66946" y="213791"/>
                                  </a:lnTo>
                                  <a:lnTo>
                                    <a:pt x="0" y="2137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097" name="Shape 1097"/>
                          <wps:cNvSpPr/>
                          <wps:spPr>
                            <a:xfrm>
                              <a:off x="357042" y="1523218"/>
                              <a:ext cx="66946" cy="213791"/>
                            </a:xfrm>
                            <a:custGeom>
                              <a:avLst/>
                              <a:gdLst/>
                              <a:ahLst/>
                              <a:cxnLst/>
                              <a:rect l="0" t="0" r="0" b="0"/>
                              <a:pathLst>
                                <a:path w="66946" h="213791">
                                  <a:moveTo>
                                    <a:pt x="0" y="213791"/>
                                  </a:moveTo>
                                  <a:lnTo>
                                    <a:pt x="66946" y="213791"/>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98" name="Shape 1098"/>
                          <wps:cNvSpPr/>
                          <wps:spPr>
                            <a:xfrm>
                              <a:off x="390515" y="1656873"/>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099" name="Shape 1099"/>
                          <wps:cNvSpPr/>
                          <wps:spPr>
                            <a:xfrm>
                              <a:off x="4778857" y="1621614"/>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6140" name="Shape 6140"/>
                          <wps:cNvSpPr/>
                          <wps:spPr>
                            <a:xfrm>
                              <a:off x="357042" y="563944"/>
                              <a:ext cx="66946" cy="160346"/>
                            </a:xfrm>
                            <a:custGeom>
                              <a:avLst/>
                              <a:gdLst/>
                              <a:ahLst/>
                              <a:cxnLst/>
                              <a:rect l="0" t="0" r="0" b="0"/>
                              <a:pathLst>
                                <a:path w="66946" h="160346">
                                  <a:moveTo>
                                    <a:pt x="0" y="0"/>
                                  </a:moveTo>
                                  <a:lnTo>
                                    <a:pt x="66946" y="0"/>
                                  </a:lnTo>
                                  <a:lnTo>
                                    <a:pt x="66946" y="160346"/>
                                  </a:lnTo>
                                  <a:lnTo>
                                    <a:pt x="0" y="16034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01" name="Shape 1101"/>
                          <wps:cNvSpPr/>
                          <wps:spPr>
                            <a:xfrm>
                              <a:off x="357042" y="563944"/>
                              <a:ext cx="66946" cy="160346"/>
                            </a:xfrm>
                            <a:custGeom>
                              <a:avLst/>
                              <a:gdLst/>
                              <a:ahLst/>
                              <a:cxnLst/>
                              <a:rect l="0" t="0" r="0" b="0"/>
                              <a:pathLst>
                                <a:path w="66946" h="160346">
                                  <a:moveTo>
                                    <a:pt x="0" y="160346"/>
                                  </a:moveTo>
                                  <a:lnTo>
                                    <a:pt x="66946" y="16034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03" name="Rectangle 1103"/>
                          <wps:cNvSpPr/>
                          <wps:spPr>
                            <a:xfrm>
                              <a:off x="1441069" y="1447475"/>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1104" name="Rectangle 1104"/>
                          <wps:cNvSpPr/>
                          <wps:spPr>
                            <a:xfrm>
                              <a:off x="1487043"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01" name="Rectangle 5701"/>
                          <wps:cNvSpPr/>
                          <wps:spPr>
                            <a:xfrm>
                              <a:off x="1553408" y="1447475"/>
                              <a:ext cx="30295" cy="138546"/>
                            </a:xfrm>
                            <a:prstGeom prst="rect">
                              <a:avLst/>
                            </a:prstGeom>
                            <a:ln>
                              <a:noFill/>
                            </a:ln>
                          </wps:spPr>
                          <wps:txbx>
                            <w:txbxContent>
                              <w:p>
                                <w:r>
                                  <w:rPr>
                                    <w:rFonts w:ascii="微软雅黑" w:hAnsi="微软雅黑" w:eastAsia="微软雅黑" w:cs="微软雅黑"/>
                                    <w:sz w:val="15"/>
                                  </w:rPr>
                                  <w:t xml:space="preserve"> </w:t>
                                </w:r>
                              </w:p>
                            </w:txbxContent>
                          </wps:txbx>
                          <wps:bodyPr horzOverflow="overflow" lIns="0" tIns="0" rIns="0" bIns="0" rtlCol="0">
                            <a:noAutofit/>
                          </wps:bodyPr>
                        </wps:wsp>
                        <wps:wsp>
                          <wps:cNvPr id="5700" name="Rectangle 5700"/>
                          <wps:cNvSpPr/>
                          <wps:spPr>
                            <a:xfrm>
                              <a:off x="1506173" y="1447475"/>
                              <a:ext cx="59975" cy="138546"/>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1106" name="Rectangle 1106"/>
                          <wps:cNvSpPr/>
                          <wps:spPr>
                            <a:xfrm>
                              <a:off x="1575576" y="1447308"/>
                              <a:ext cx="1147300" cy="339928"/>
                            </a:xfrm>
                            <a:prstGeom prst="rect">
                              <a:avLst/>
                            </a:prstGeom>
                            <a:ln>
                              <a:noFill/>
                            </a:ln>
                          </wps:spPr>
                          <wps:txbx>
                            <w:txbxContent>
                              <w:p>
                                <w:r>
                                  <w:rPr>
                                    <w:rFonts w:ascii="微软雅黑" w:hAnsi="微软雅黑" w:eastAsia="微软雅黑" w:cs="微软雅黑"/>
                                    <w:sz w:val="15"/>
                                  </w:rPr>
                                  <w:t>公寓运营商基础信息获取</w:t>
                                </w:r>
                              </w:p>
                            </w:txbxContent>
                          </wps:txbx>
                          <wps:bodyPr horzOverflow="overflow" lIns="0" tIns="0" rIns="0" bIns="0" rtlCol="0">
                            <a:noAutofit/>
                          </wps:bodyPr>
                        </wps:wsp>
                        <wps:wsp>
                          <wps:cNvPr id="1107" name="Rectangle 1107"/>
                          <wps:cNvSpPr/>
                          <wps:spPr>
                            <a:xfrm>
                              <a:off x="2442586" y="1447475"/>
                              <a:ext cx="289537" cy="138546"/>
                            </a:xfrm>
                            <a:prstGeom prst="rect">
                              <a:avLst/>
                            </a:prstGeom>
                            <a:ln>
                              <a:noFill/>
                            </a:ln>
                          </wps:spPr>
                          <wps:txbx>
                            <w:txbxContent>
                              <w:p>
                                <w:r>
                                  <w:rPr>
                                    <w:rFonts w:ascii="微软雅黑" w:hAnsi="微软雅黑" w:eastAsia="微软雅黑" w:cs="微软雅黑"/>
                                    <w:sz w:val="15"/>
                                  </w:rPr>
                                  <w:t>alipay</w:t>
                                </w:r>
                              </w:p>
                            </w:txbxContent>
                          </wps:txbx>
                          <wps:bodyPr horzOverflow="overflow" lIns="0" tIns="0" rIns="0" bIns="0" rtlCol="0">
                            <a:noAutofit/>
                          </wps:bodyPr>
                        </wps:wsp>
                        <wps:wsp>
                          <wps:cNvPr id="1108" name="Rectangle 1108"/>
                          <wps:cNvSpPr/>
                          <wps:spPr>
                            <a:xfrm>
                              <a:off x="2663641"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09" name="Rectangle 1109"/>
                          <wps:cNvSpPr/>
                          <wps:spPr>
                            <a:xfrm>
                              <a:off x="2682535" y="1447475"/>
                              <a:ext cx="175421" cy="138546"/>
                            </a:xfrm>
                            <a:prstGeom prst="rect">
                              <a:avLst/>
                            </a:prstGeom>
                            <a:ln>
                              <a:noFill/>
                            </a:ln>
                          </wps:spPr>
                          <wps:txbx>
                            <w:txbxContent>
                              <w:p>
                                <w:r>
                                  <w:rPr>
                                    <w:rFonts w:ascii="微软雅黑" w:hAnsi="微软雅黑" w:eastAsia="微软雅黑" w:cs="微软雅黑"/>
                                    <w:sz w:val="15"/>
                                  </w:rPr>
                                  <w:t>eco</w:t>
                                </w:r>
                              </w:p>
                            </w:txbxContent>
                          </wps:txbx>
                          <wps:bodyPr horzOverflow="overflow" lIns="0" tIns="0" rIns="0" bIns="0" rtlCol="0">
                            <a:noAutofit/>
                          </wps:bodyPr>
                        </wps:wsp>
                        <wps:wsp>
                          <wps:cNvPr id="1110" name="Rectangle 1110"/>
                          <wps:cNvSpPr/>
                          <wps:spPr>
                            <a:xfrm>
                              <a:off x="2816916"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11" name="Rectangle 1111"/>
                          <wps:cNvSpPr/>
                          <wps:spPr>
                            <a:xfrm>
                              <a:off x="2835753" y="1447308"/>
                              <a:ext cx="506818" cy="304302"/>
                            </a:xfrm>
                            <a:prstGeom prst="rect">
                              <a:avLst/>
                            </a:prstGeom>
                            <a:ln>
                              <a:noFill/>
                            </a:ln>
                          </wps:spPr>
                          <wps:txbx>
                            <w:txbxContent>
                              <w:p>
                                <w:r>
                                  <w:rPr>
                                    <w:rFonts w:ascii="微软雅黑" w:hAnsi="微软雅黑" w:eastAsia="微软雅黑" w:cs="微软雅黑"/>
                                    <w:sz w:val="15"/>
                                  </w:rPr>
                                  <w:t>renthouse</w:t>
                                </w:r>
                              </w:p>
                            </w:txbxContent>
                          </wps:txbx>
                          <wps:bodyPr horzOverflow="overflow" lIns="0" tIns="0" rIns="0" bIns="0" rtlCol="0">
                            <a:noAutofit/>
                          </wps:bodyPr>
                        </wps:wsp>
                        <wps:wsp>
                          <wps:cNvPr id="1112" name="Rectangle 1112"/>
                          <wps:cNvSpPr/>
                          <wps:spPr>
                            <a:xfrm>
                              <a:off x="3217066"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13" name="Rectangle 1113"/>
                          <wps:cNvSpPr/>
                          <wps:spPr>
                            <a:xfrm>
                              <a:off x="3235959" y="1447475"/>
                              <a:ext cx="111566" cy="138546"/>
                            </a:xfrm>
                            <a:prstGeom prst="rect">
                              <a:avLst/>
                            </a:prstGeom>
                            <a:ln>
                              <a:noFill/>
                            </a:ln>
                          </wps:spPr>
                          <wps:txbx>
                            <w:txbxContent>
                              <w:p>
                                <w:r>
                                  <w:rPr>
                                    <w:rFonts w:ascii="微软雅黑" w:hAnsi="微软雅黑" w:eastAsia="微软雅黑" w:cs="微软雅黑"/>
                                    <w:sz w:val="15"/>
                                  </w:rPr>
                                  <w:t>ka</w:t>
                                </w:r>
                              </w:p>
                            </w:txbxContent>
                          </wps:txbx>
                          <wps:bodyPr horzOverflow="overflow" lIns="0" tIns="0" rIns="0" bIns="0" rtlCol="0">
                            <a:noAutofit/>
                          </wps:bodyPr>
                        </wps:wsp>
                        <wps:wsp>
                          <wps:cNvPr id="1114" name="Rectangle 1114"/>
                          <wps:cNvSpPr/>
                          <wps:spPr>
                            <a:xfrm>
                              <a:off x="3322319"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15" name="Rectangle 1115"/>
                          <wps:cNvSpPr/>
                          <wps:spPr>
                            <a:xfrm>
                              <a:off x="3341382" y="1447307"/>
                              <a:ext cx="425965" cy="322115"/>
                            </a:xfrm>
                            <a:prstGeom prst="rect">
                              <a:avLst/>
                            </a:prstGeom>
                            <a:ln>
                              <a:noFill/>
                            </a:ln>
                          </wps:spPr>
                          <wps:txbx>
                            <w:txbxContent>
                              <w:p>
                                <w:r>
                                  <w:rPr>
                                    <w:rFonts w:ascii="微软雅黑" w:hAnsi="微软雅黑" w:eastAsia="微软雅黑" w:cs="微软雅黑"/>
                                    <w:sz w:val="15"/>
                                  </w:rPr>
                                  <w:t>baseinfo</w:t>
                                </w:r>
                              </w:p>
                            </w:txbxContent>
                          </wps:txbx>
                          <wps:bodyPr horzOverflow="overflow" lIns="0" tIns="0" rIns="0" bIns="0" rtlCol="0">
                            <a:noAutofit/>
                          </wps:bodyPr>
                        </wps:wsp>
                        <wps:wsp>
                          <wps:cNvPr id="1116" name="Rectangle 1116"/>
                          <wps:cNvSpPr/>
                          <wps:spPr>
                            <a:xfrm>
                              <a:off x="3663427"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17" name="Rectangle 1117"/>
                          <wps:cNvSpPr/>
                          <wps:spPr>
                            <a:xfrm>
                              <a:off x="3682320" y="1447475"/>
                              <a:ext cx="282373" cy="138546"/>
                            </a:xfrm>
                            <a:prstGeom prst="rect">
                              <a:avLst/>
                            </a:prstGeom>
                            <a:ln>
                              <a:noFill/>
                            </a:ln>
                          </wps:spPr>
                          <wps:txbx>
                            <w:txbxContent>
                              <w:p>
                                <w:r>
                                  <w:rPr>
                                    <w:rFonts w:ascii="微软雅黑" w:hAnsi="微软雅黑" w:eastAsia="微软雅黑" w:cs="微软雅黑"/>
                                    <w:sz w:val="15"/>
                                  </w:rPr>
                                  <w:t xml:space="preserve">query </w:t>
                                </w:r>
                              </w:p>
                            </w:txbxContent>
                          </wps:txbx>
                          <wps:bodyPr horzOverflow="overflow" lIns="0" tIns="0" rIns="0" bIns="0" rtlCol="0">
                            <a:noAutofit/>
                          </wps:bodyPr>
                        </wps:wsp>
                        <wps:wsp>
                          <wps:cNvPr id="1118" name="Shape 1118"/>
                          <wps:cNvSpPr/>
                          <wps:spPr>
                            <a:xfrm>
                              <a:off x="4837742" y="1656873"/>
                              <a:ext cx="141702" cy="400864"/>
                            </a:xfrm>
                            <a:custGeom>
                              <a:avLst/>
                              <a:gdLst/>
                              <a:ahLst/>
                              <a:cxnLst/>
                              <a:rect l="0" t="0" r="0" b="0"/>
                              <a:pathLst>
                                <a:path w="141702" h="400864">
                                  <a:moveTo>
                                    <a:pt x="0" y="0"/>
                                  </a:moveTo>
                                  <a:lnTo>
                                    <a:pt x="141702" y="0"/>
                                  </a:lnTo>
                                  <a:lnTo>
                                    <a:pt x="141702" y="400864"/>
                                  </a:lnTo>
                                  <a:lnTo>
                                    <a:pt x="51485" y="4008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19" name="Shape 1119"/>
                          <wps:cNvSpPr/>
                          <wps:spPr>
                            <a:xfrm>
                              <a:off x="4837742" y="2022478"/>
                              <a:ext cx="58885" cy="70519"/>
                            </a:xfrm>
                            <a:custGeom>
                              <a:avLst/>
                              <a:gdLst/>
                              <a:ahLst/>
                              <a:cxnLst/>
                              <a:rect l="0" t="0" r="0" b="0"/>
                              <a:pathLst>
                                <a:path w="58885" h="70519">
                                  <a:moveTo>
                                    <a:pt x="58885" y="0"/>
                                  </a:moveTo>
                                  <a:lnTo>
                                    <a:pt x="58885" y="70519"/>
                                  </a:lnTo>
                                  <a:lnTo>
                                    <a:pt x="0" y="3525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121" name="Rectangle 1121"/>
                          <wps:cNvSpPr/>
                          <wps:spPr>
                            <a:xfrm>
                              <a:off x="5203648" y="1822712"/>
                              <a:ext cx="59822" cy="138191"/>
                            </a:xfrm>
                            <a:prstGeom prst="rect">
                              <a:avLst/>
                            </a:prstGeom>
                            <a:ln>
                              <a:noFill/>
                            </a:ln>
                          </wps:spPr>
                          <wps:txbx>
                            <w:txbxContent>
                              <w:p>
                                <w:r>
                                  <w:rPr>
                                    <w:rFonts w:ascii="微软雅黑" w:hAnsi="微软雅黑" w:eastAsia="微软雅黑" w:cs="微软雅黑"/>
                                    <w:sz w:val="14"/>
                                  </w:rPr>
                                  <w:t>2</w:t>
                                </w:r>
                              </w:p>
                            </w:txbxContent>
                          </wps:txbx>
                          <wps:bodyPr horzOverflow="overflow" lIns="0" tIns="0" rIns="0" bIns="0" rtlCol="0">
                            <a:noAutofit/>
                          </wps:bodyPr>
                        </wps:wsp>
                        <wps:wsp>
                          <wps:cNvPr id="1122" name="Rectangle 1122"/>
                          <wps:cNvSpPr/>
                          <wps:spPr>
                            <a:xfrm>
                              <a:off x="5249858" y="1822712"/>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123" name="Rectangle 1123"/>
                          <wps:cNvSpPr/>
                          <wps:spPr>
                            <a:xfrm>
                              <a:off x="5268752" y="1822712"/>
                              <a:ext cx="59822" cy="138191"/>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1124" name="Rectangle 1124"/>
                          <wps:cNvSpPr/>
                          <wps:spPr>
                            <a:xfrm>
                              <a:off x="5314857" y="1822502"/>
                              <a:ext cx="416607" cy="243804"/>
                            </a:xfrm>
                            <a:prstGeom prst="rect">
                              <a:avLst/>
                            </a:prstGeom>
                            <a:ln>
                              <a:noFill/>
                            </a:ln>
                          </wps:spPr>
                          <wps:txbx>
                            <w:txbxContent>
                              <w:p>
                                <w:r>
                                  <w:rPr>
                                    <w:rFonts w:ascii="微软雅黑" w:hAnsi="微软雅黑" w:eastAsia="微软雅黑" w:cs="微软雅黑"/>
                                    <w:sz w:val="14"/>
                                  </w:rPr>
                                  <w:t xml:space="preserve">获取信息 </w:t>
                                </w:r>
                              </w:p>
                            </w:txbxContent>
                          </wps:txbx>
                          <wps:bodyPr horzOverflow="overflow" lIns="0" tIns="0" rIns="0" bIns="0" rtlCol="0">
                            <a:noAutofit/>
                          </wps:bodyPr>
                        </wps:wsp>
                        <wps:wsp>
                          <wps:cNvPr id="6141" name="Shape 6141"/>
                          <wps:cNvSpPr/>
                          <wps:spPr>
                            <a:xfrm>
                              <a:off x="357042" y="1962065"/>
                              <a:ext cx="66946" cy="229262"/>
                            </a:xfrm>
                            <a:custGeom>
                              <a:avLst/>
                              <a:gdLst/>
                              <a:ahLst/>
                              <a:cxnLst/>
                              <a:rect l="0" t="0" r="0" b="0"/>
                              <a:pathLst>
                                <a:path w="66946" h="229262">
                                  <a:moveTo>
                                    <a:pt x="0" y="0"/>
                                  </a:moveTo>
                                  <a:lnTo>
                                    <a:pt x="66946" y="0"/>
                                  </a:lnTo>
                                  <a:lnTo>
                                    <a:pt x="66946" y="229262"/>
                                  </a:lnTo>
                                  <a:lnTo>
                                    <a:pt x="0" y="22926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26" name="Shape 1126"/>
                          <wps:cNvSpPr/>
                          <wps:spPr>
                            <a:xfrm>
                              <a:off x="357042" y="1962065"/>
                              <a:ext cx="66946" cy="229262"/>
                            </a:xfrm>
                            <a:custGeom>
                              <a:avLst/>
                              <a:gdLst/>
                              <a:ahLst/>
                              <a:cxnLst/>
                              <a:rect l="0" t="0" r="0" b="0"/>
                              <a:pathLst>
                                <a:path w="66946" h="229262">
                                  <a:moveTo>
                                    <a:pt x="0" y="229262"/>
                                  </a:moveTo>
                                  <a:lnTo>
                                    <a:pt x="66946" y="229262"/>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27" name="Shape 1127"/>
                          <wps:cNvSpPr/>
                          <wps:spPr>
                            <a:xfrm>
                              <a:off x="390515" y="2057737"/>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128" name="Shape 1128"/>
                          <wps:cNvSpPr/>
                          <wps:spPr>
                            <a:xfrm>
                              <a:off x="390515" y="2022478"/>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30" name="Rectangle 1130"/>
                          <wps:cNvSpPr/>
                          <wps:spPr>
                            <a:xfrm>
                              <a:off x="2244436" y="811973"/>
                              <a:ext cx="132913" cy="227117"/>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1131" name="Rectangle 1131"/>
                          <wps:cNvSpPr/>
                          <wps:spPr>
                            <a:xfrm>
                              <a:off x="2363706" y="812066"/>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132" name="Rectangle 1132"/>
                          <wps:cNvSpPr/>
                          <wps:spPr>
                            <a:xfrm>
                              <a:off x="2341381" y="811973"/>
                              <a:ext cx="101149" cy="238993"/>
                            </a:xfrm>
                            <a:prstGeom prst="rect">
                              <a:avLst/>
                            </a:prstGeom>
                            <a:ln>
                              <a:noFill/>
                            </a:ln>
                          </wps:spPr>
                          <wps:txbx>
                            <w:txbxContent>
                              <w:p>
                                <w:r>
                                  <w:rPr>
                                    <w:rFonts w:ascii="微软雅黑" w:hAnsi="微软雅黑" w:eastAsia="微软雅黑" w:cs="微软雅黑"/>
                                    <w:sz w:val="14"/>
                                  </w:rPr>
                                  <w:t>2</w:t>
                                </w:r>
                              </w:p>
                            </w:txbxContent>
                          </wps:txbx>
                          <wps:bodyPr horzOverflow="overflow" lIns="0" tIns="0" rIns="0" bIns="0" rtlCol="0">
                            <a:noAutofit/>
                          </wps:bodyPr>
                        </wps:wsp>
                        <wps:wsp>
                          <wps:cNvPr id="1133" name="Rectangle 1133"/>
                          <wps:cNvSpPr/>
                          <wps:spPr>
                            <a:xfrm>
                              <a:off x="2428968" y="812066"/>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134" name="Rectangle 1134"/>
                          <wps:cNvSpPr/>
                          <wps:spPr>
                            <a:xfrm>
                              <a:off x="2447891" y="811973"/>
                              <a:ext cx="628023" cy="304307"/>
                            </a:xfrm>
                            <a:prstGeom prst="rect">
                              <a:avLst/>
                            </a:prstGeom>
                            <a:ln>
                              <a:noFill/>
                            </a:ln>
                          </wps:spPr>
                          <wps:txbx>
                            <w:txbxContent>
                              <w:p>
                                <w:r>
                                  <w:rPr>
                                    <w:rFonts w:ascii="微软雅黑" w:hAnsi="微软雅黑" w:eastAsia="微软雅黑" w:cs="微软雅黑"/>
                                    <w:sz w:val="14"/>
                                  </w:rPr>
                                  <w:t xml:space="preserve">同步结果返回 </w:t>
                                </w:r>
                              </w:p>
                            </w:txbxContent>
                          </wps:txbx>
                          <wps:bodyPr horzOverflow="overflow" lIns="0" tIns="0" rIns="0" bIns="0" rtlCol="0">
                            <a:noAutofit/>
                          </wps:bodyPr>
                        </wps:wsp>
                        <wps:wsp>
                          <wps:cNvPr id="1136" name="Rectangle 1136"/>
                          <wps:cNvSpPr/>
                          <wps:spPr>
                            <a:xfrm>
                              <a:off x="2276244" y="1896043"/>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1137" name="Rectangle 1137"/>
                          <wps:cNvSpPr/>
                          <wps:spPr>
                            <a:xfrm>
                              <a:off x="2322376" y="1896043"/>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38" name="Rectangle 1138"/>
                          <wps:cNvSpPr/>
                          <wps:spPr>
                            <a:xfrm>
                              <a:off x="2341427" y="1896043"/>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1139" name="Rectangle 1139"/>
                          <wps:cNvSpPr/>
                          <wps:spPr>
                            <a:xfrm>
                              <a:off x="2387716" y="1896043"/>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40" name="Rectangle 1140"/>
                          <wps:cNvSpPr/>
                          <wps:spPr>
                            <a:xfrm>
                              <a:off x="2406562" y="1895825"/>
                              <a:ext cx="628303" cy="289234"/>
                            </a:xfrm>
                            <a:prstGeom prst="rect">
                              <a:avLst/>
                            </a:prstGeom>
                            <a:ln>
                              <a:noFill/>
                            </a:ln>
                          </wps:spPr>
                          <wps:txbx>
                            <w:txbxContent>
                              <w:p>
                                <w:r>
                                  <w:rPr>
                                    <w:rFonts w:ascii="微软雅黑" w:hAnsi="微软雅黑" w:eastAsia="微软雅黑" w:cs="微软雅黑"/>
                                    <w:sz w:val="15"/>
                                  </w:rPr>
                                  <w:t xml:space="preserve">同步结果返回 </w:t>
                                </w:r>
                              </w:p>
                            </w:txbxContent>
                          </wps:txbx>
                          <wps:bodyPr horzOverflow="overflow" lIns="0" tIns="0" rIns="0" bIns="0" rtlCol="0">
                            <a:noAutofit/>
                          </wps:bodyPr>
                        </wps:wsp>
                        <wps:wsp>
                          <wps:cNvPr id="6142" name="Shape 6142"/>
                          <wps:cNvSpPr/>
                          <wps:spPr>
                            <a:xfrm>
                              <a:off x="357042" y="2538708"/>
                              <a:ext cx="66946" cy="187073"/>
                            </a:xfrm>
                            <a:custGeom>
                              <a:avLst/>
                              <a:gdLst/>
                              <a:ahLst/>
                              <a:cxnLst/>
                              <a:rect l="0" t="0" r="0" b="0"/>
                              <a:pathLst>
                                <a:path w="66946" h="187073">
                                  <a:moveTo>
                                    <a:pt x="0" y="0"/>
                                  </a:moveTo>
                                  <a:lnTo>
                                    <a:pt x="66946" y="0"/>
                                  </a:lnTo>
                                  <a:lnTo>
                                    <a:pt x="66946" y="187073"/>
                                  </a:lnTo>
                                  <a:lnTo>
                                    <a:pt x="0" y="187073"/>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42" name="Shape 1142"/>
                          <wps:cNvSpPr/>
                          <wps:spPr>
                            <a:xfrm>
                              <a:off x="357042" y="2538708"/>
                              <a:ext cx="66946" cy="187073"/>
                            </a:xfrm>
                            <a:custGeom>
                              <a:avLst/>
                              <a:gdLst/>
                              <a:ahLst/>
                              <a:cxnLst/>
                              <a:rect l="0" t="0" r="0" b="0"/>
                              <a:pathLst>
                                <a:path w="66946" h="187073">
                                  <a:moveTo>
                                    <a:pt x="0" y="187073"/>
                                  </a:moveTo>
                                  <a:lnTo>
                                    <a:pt x="66946" y="187073"/>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6143" name="Shape 6143"/>
                          <wps:cNvSpPr/>
                          <wps:spPr>
                            <a:xfrm>
                              <a:off x="4804205" y="2538756"/>
                              <a:ext cx="66947" cy="759530"/>
                            </a:xfrm>
                            <a:custGeom>
                              <a:avLst/>
                              <a:gdLst/>
                              <a:ahLst/>
                              <a:cxnLst/>
                              <a:rect l="0" t="0" r="0" b="0"/>
                              <a:pathLst>
                                <a:path w="66947" h="759530">
                                  <a:moveTo>
                                    <a:pt x="0" y="0"/>
                                  </a:moveTo>
                                  <a:lnTo>
                                    <a:pt x="66947" y="0"/>
                                  </a:lnTo>
                                  <a:lnTo>
                                    <a:pt x="66947" y="759530"/>
                                  </a:lnTo>
                                  <a:lnTo>
                                    <a:pt x="0" y="75953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144" name="Shape 1144"/>
                          <wps:cNvSpPr/>
                          <wps:spPr>
                            <a:xfrm>
                              <a:off x="4804205" y="2538756"/>
                              <a:ext cx="66947" cy="759530"/>
                            </a:xfrm>
                            <a:custGeom>
                              <a:avLst/>
                              <a:gdLst/>
                              <a:ahLst/>
                              <a:cxnLst/>
                              <a:rect l="0" t="0" r="0" b="0"/>
                              <a:pathLst>
                                <a:path w="66947" h="759530">
                                  <a:moveTo>
                                    <a:pt x="0" y="759530"/>
                                  </a:moveTo>
                                  <a:lnTo>
                                    <a:pt x="66947" y="75953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45" name="Shape 1145"/>
                          <wps:cNvSpPr/>
                          <wps:spPr>
                            <a:xfrm>
                              <a:off x="4871199" y="2699101"/>
                              <a:ext cx="141702" cy="507764"/>
                            </a:xfrm>
                            <a:custGeom>
                              <a:avLst/>
                              <a:gdLst/>
                              <a:ahLst/>
                              <a:cxnLst/>
                              <a:rect l="0" t="0" r="0" b="0"/>
                              <a:pathLst>
                                <a:path w="141702" h="507764">
                                  <a:moveTo>
                                    <a:pt x="0" y="0"/>
                                  </a:moveTo>
                                  <a:lnTo>
                                    <a:pt x="141702" y="0"/>
                                  </a:lnTo>
                                  <a:lnTo>
                                    <a:pt x="141702" y="507764"/>
                                  </a:lnTo>
                                  <a:lnTo>
                                    <a:pt x="51485" y="5077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1146" name="Shape 1146"/>
                          <wps:cNvSpPr/>
                          <wps:spPr>
                            <a:xfrm>
                              <a:off x="4871199" y="3171596"/>
                              <a:ext cx="58885" cy="70519"/>
                            </a:xfrm>
                            <a:custGeom>
                              <a:avLst/>
                              <a:gdLst/>
                              <a:ahLst/>
                              <a:cxnLst/>
                              <a:rect l="0" t="0" r="0" b="0"/>
                              <a:pathLst>
                                <a:path w="58885" h="70519">
                                  <a:moveTo>
                                    <a:pt x="58885" y="0"/>
                                  </a:moveTo>
                                  <a:lnTo>
                                    <a:pt x="58885" y="70519"/>
                                  </a:lnTo>
                                  <a:lnTo>
                                    <a:pt x="0" y="3526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1148" name="Rectangle 1148"/>
                          <wps:cNvSpPr/>
                          <wps:spPr>
                            <a:xfrm>
                              <a:off x="5124924" y="2920308"/>
                              <a:ext cx="59822" cy="138192"/>
                            </a:xfrm>
                            <a:prstGeom prst="rect">
                              <a:avLst/>
                            </a:prstGeom>
                            <a:ln>
                              <a:noFill/>
                            </a:ln>
                          </wps:spPr>
                          <wps:txbx>
                            <w:txbxContent>
                              <w:p>
                                <w:r>
                                  <w:rPr>
                                    <w:rFonts w:ascii="微软雅黑" w:hAnsi="微软雅黑" w:eastAsia="微软雅黑" w:cs="微软雅黑"/>
                                    <w:sz w:val="14"/>
                                  </w:rPr>
                                  <w:t>3</w:t>
                                </w:r>
                              </w:p>
                            </w:txbxContent>
                          </wps:txbx>
                          <wps:bodyPr horzOverflow="overflow" lIns="0" tIns="0" rIns="0" bIns="0" rtlCol="0">
                            <a:noAutofit/>
                          </wps:bodyPr>
                        </wps:wsp>
                        <wps:wsp>
                          <wps:cNvPr id="1149" name="Rectangle 1149"/>
                          <wps:cNvSpPr/>
                          <wps:spPr>
                            <a:xfrm>
                              <a:off x="5171135" y="2920308"/>
                              <a:ext cx="24602" cy="138192"/>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1150" name="Rectangle 1150"/>
                          <wps:cNvSpPr/>
                          <wps:spPr>
                            <a:xfrm>
                              <a:off x="5190028" y="2920308"/>
                              <a:ext cx="59822" cy="138192"/>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1151" name="Rectangle 1151"/>
                          <wps:cNvSpPr/>
                          <wps:spPr>
                            <a:xfrm>
                              <a:off x="5236214" y="2919971"/>
                              <a:ext cx="628023" cy="251259"/>
                            </a:xfrm>
                            <a:prstGeom prst="rect">
                              <a:avLst/>
                            </a:prstGeom>
                            <a:ln>
                              <a:noFill/>
                            </a:ln>
                          </wps:spPr>
                          <wps:txbx>
                            <w:txbxContent>
                              <w:p>
                                <w:r>
                                  <w:rPr>
                                    <w:rFonts w:ascii="微软雅黑" w:hAnsi="微软雅黑" w:eastAsia="微软雅黑" w:cs="微软雅黑"/>
                                    <w:sz w:val="14"/>
                                  </w:rPr>
                                  <w:t xml:space="preserve">注册服务地址 </w:t>
                                </w:r>
                              </w:p>
                            </w:txbxContent>
                          </wps:txbx>
                          <wps:bodyPr horzOverflow="overflow" lIns="0" tIns="0" rIns="0" bIns="0" rtlCol="0">
                            <a:noAutofit/>
                          </wps:bodyPr>
                        </wps:wsp>
                        <wps:wsp>
                          <wps:cNvPr id="1152" name="Shape 1152"/>
                          <wps:cNvSpPr/>
                          <wps:spPr>
                            <a:xfrm>
                              <a:off x="423988" y="2699101"/>
                              <a:ext cx="4395647" cy="0"/>
                            </a:xfrm>
                            <a:custGeom>
                              <a:avLst/>
                              <a:gdLst/>
                              <a:ahLst/>
                              <a:cxnLst/>
                              <a:rect l="0" t="0" r="0" b="0"/>
                              <a:pathLst>
                                <a:path w="4395647">
                                  <a:moveTo>
                                    <a:pt x="0" y="0"/>
                                  </a:moveTo>
                                  <a:lnTo>
                                    <a:pt x="4395647"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53" name="Shape 1153"/>
                          <wps:cNvSpPr/>
                          <wps:spPr>
                            <a:xfrm>
                              <a:off x="4812314" y="2663842"/>
                              <a:ext cx="58885" cy="70518"/>
                            </a:xfrm>
                            <a:custGeom>
                              <a:avLst/>
                              <a:gdLst/>
                              <a:ahLst/>
                              <a:cxnLst/>
                              <a:rect l="0" t="0" r="0" b="0"/>
                              <a:pathLst>
                                <a:path w="58885" h="70518">
                                  <a:moveTo>
                                    <a:pt x="0" y="0"/>
                                  </a:moveTo>
                                  <a:lnTo>
                                    <a:pt x="58885" y="35259"/>
                                  </a:lnTo>
                                  <a:lnTo>
                                    <a:pt x="0" y="70518"/>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1154" name="Shape 1154"/>
                          <wps:cNvSpPr/>
                          <wps:spPr>
                            <a:xfrm>
                              <a:off x="390515" y="3206856"/>
                              <a:ext cx="4413691" cy="0"/>
                            </a:xfrm>
                            <a:custGeom>
                              <a:avLst/>
                              <a:gdLst/>
                              <a:ahLst/>
                              <a:cxnLst/>
                              <a:rect l="0" t="0" r="0" b="0"/>
                              <a:pathLst>
                                <a:path w="4413691">
                                  <a:moveTo>
                                    <a:pt x="4413691"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1155" name="Shape 1155"/>
                          <wps:cNvSpPr/>
                          <wps:spPr>
                            <a:xfrm>
                              <a:off x="390515" y="3171596"/>
                              <a:ext cx="58885" cy="70519"/>
                            </a:xfrm>
                            <a:custGeom>
                              <a:avLst/>
                              <a:gdLst/>
                              <a:ahLst/>
                              <a:cxnLst/>
                              <a:rect l="0" t="0" r="0" b="0"/>
                              <a:pathLst>
                                <a:path w="58885" h="70519">
                                  <a:moveTo>
                                    <a:pt x="58885" y="0"/>
                                  </a:moveTo>
                                  <a:lnTo>
                                    <a:pt x="0" y="35260"/>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6144" name="Shape 6144"/>
                          <wps:cNvSpPr/>
                          <wps:spPr>
                            <a:xfrm>
                              <a:off x="357042" y="3073247"/>
                              <a:ext cx="66946" cy="267236"/>
                            </a:xfrm>
                            <a:custGeom>
                              <a:avLst/>
                              <a:gdLst/>
                              <a:ahLst/>
                              <a:cxnLst/>
                              <a:rect l="0" t="0" r="0" b="0"/>
                              <a:pathLst>
                                <a:path w="66946" h="267236">
                                  <a:moveTo>
                                    <a:pt x="0" y="0"/>
                                  </a:moveTo>
                                  <a:lnTo>
                                    <a:pt x="66946" y="0"/>
                                  </a:lnTo>
                                  <a:lnTo>
                                    <a:pt x="66946" y="267236"/>
                                  </a:lnTo>
                                  <a:lnTo>
                                    <a:pt x="0" y="26723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157" name="Shape 1157"/>
                          <wps:cNvSpPr/>
                          <wps:spPr>
                            <a:xfrm>
                              <a:off x="357042" y="3073247"/>
                              <a:ext cx="66946" cy="267236"/>
                            </a:xfrm>
                            <a:custGeom>
                              <a:avLst/>
                              <a:gdLst/>
                              <a:ahLst/>
                              <a:cxnLst/>
                              <a:rect l="0" t="0" r="0" b="0"/>
                              <a:pathLst>
                                <a:path w="66946" h="267236">
                                  <a:moveTo>
                                    <a:pt x="0" y="267236"/>
                                  </a:moveTo>
                                  <a:lnTo>
                                    <a:pt x="66946" y="26723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1159" name="Rectangle 1159"/>
                          <wps:cNvSpPr/>
                          <wps:spPr>
                            <a:xfrm>
                              <a:off x="1486650" y="2518456"/>
                              <a:ext cx="59975" cy="138547"/>
                            </a:xfrm>
                            <a:prstGeom prst="rect">
                              <a:avLst/>
                            </a:prstGeom>
                            <a:ln>
                              <a:noFill/>
                            </a:ln>
                          </wps:spPr>
                          <wps:txbx>
                            <w:txbxContent>
                              <w:p>
                                <w:r>
                                  <w:rPr>
                                    <w:rFonts w:ascii="微软雅黑" w:hAnsi="微软雅黑" w:eastAsia="微软雅黑" w:cs="微软雅黑"/>
                                    <w:sz w:val="15"/>
                                  </w:rPr>
                                  <w:t>3</w:t>
                                </w:r>
                              </w:p>
                            </w:txbxContent>
                          </wps:txbx>
                          <wps:bodyPr horzOverflow="overflow" lIns="0" tIns="0" rIns="0" bIns="0" rtlCol="0">
                            <a:noAutofit/>
                          </wps:bodyPr>
                        </wps:wsp>
                        <wps:wsp>
                          <wps:cNvPr id="1160" name="Rectangle 1160"/>
                          <wps:cNvSpPr/>
                          <wps:spPr>
                            <a:xfrm>
                              <a:off x="1532782"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02" name="Rectangle 5702"/>
                          <wps:cNvSpPr/>
                          <wps:spPr>
                            <a:xfrm>
                              <a:off x="1551832" y="2518456"/>
                              <a:ext cx="59975" cy="138547"/>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5703" name="Rectangle 5703"/>
                          <wps:cNvSpPr/>
                          <wps:spPr>
                            <a:xfrm>
                              <a:off x="1599068" y="2518456"/>
                              <a:ext cx="30295" cy="138547"/>
                            </a:xfrm>
                            <a:prstGeom prst="rect">
                              <a:avLst/>
                            </a:prstGeom>
                            <a:ln>
                              <a:noFill/>
                            </a:ln>
                          </wps:spPr>
                          <wps:txbx>
                            <w:txbxContent>
                              <w:p>
                                <w:r>
                                  <w:rPr>
                                    <w:rFonts w:ascii="微软雅黑" w:hAnsi="微软雅黑" w:eastAsia="微软雅黑" w:cs="微软雅黑"/>
                                    <w:sz w:val="15"/>
                                  </w:rPr>
                                  <w:t xml:space="preserve"> </w:t>
                                </w:r>
                              </w:p>
                            </w:txbxContent>
                          </wps:txbx>
                          <wps:bodyPr horzOverflow="overflow" lIns="0" tIns="0" rIns="0" bIns="0" rtlCol="0">
                            <a:noAutofit/>
                          </wps:bodyPr>
                        </wps:wsp>
                        <wps:wsp>
                          <wps:cNvPr id="1162" name="Rectangle 1162"/>
                          <wps:cNvSpPr/>
                          <wps:spPr>
                            <a:xfrm>
                              <a:off x="1621313" y="2518166"/>
                              <a:ext cx="1146481" cy="379413"/>
                            </a:xfrm>
                            <a:prstGeom prst="rect">
                              <a:avLst/>
                            </a:prstGeom>
                            <a:ln>
                              <a:noFill/>
                            </a:ln>
                          </wps:spPr>
                          <wps:txbx>
                            <w:txbxContent>
                              <w:p>
                                <w:r>
                                  <w:rPr>
                                    <w:rFonts w:ascii="微软雅黑" w:hAnsi="微软雅黑" w:eastAsia="微软雅黑" w:cs="微软雅黑"/>
                                    <w:sz w:val="15"/>
                                  </w:rPr>
                                  <w:t>公寓运营商服务地址注册</w:t>
                                </w:r>
                              </w:p>
                            </w:txbxContent>
                          </wps:txbx>
                          <wps:bodyPr horzOverflow="overflow" lIns="0" tIns="0" rIns="0" bIns="0" rtlCol="0">
                            <a:noAutofit/>
                          </wps:bodyPr>
                        </wps:wsp>
                        <wps:wsp>
                          <wps:cNvPr id="1163" name="Rectangle 1163"/>
                          <wps:cNvSpPr/>
                          <wps:spPr>
                            <a:xfrm>
                              <a:off x="2488246"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64" name="Rectangle 1164"/>
                          <wps:cNvSpPr/>
                          <wps:spPr>
                            <a:xfrm>
                              <a:off x="2507140" y="2518456"/>
                              <a:ext cx="289537" cy="138547"/>
                            </a:xfrm>
                            <a:prstGeom prst="rect">
                              <a:avLst/>
                            </a:prstGeom>
                            <a:ln>
                              <a:noFill/>
                            </a:ln>
                          </wps:spPr>
                          <wps:txbx>
                            <w:txbxContent>
                              <w:p>
                                <w:r>
                                  <w:rPr>
                                    <w:rFonts w:ascii="微软雅黑" w:hAnsi="微软雅黑" w:eastAsia="微软雅黑" w:cs="微软雅黑"/>
                                    <w:sz w:val="15"/>
                                  </w:rPr>
                                  <w:t>alipay</w:t>
                                </w:r>
                              </w:p>
                            </w:txbxContent>
                          </wps:txbx>
                          <wps:bodyPr horzOverflow="overflow" lIns="0" tIns="0" rIns="0" bIns="0" rtlCol="0">
                            <a:noAutofit/>
                          </wps:bodyPr>
                        </wps:wsp>
                        <wps:wsp>
                          <wps:cNvPr id="1165" name="Rectangle 1165"/>
                          <wps:cNvSpPr/>
                          <wps:spPr>
                            <a:xfrm>
                              <a:off x="2728116"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66" name="Rectangle 1166"/>
                          <wps:cNvSpPr/>
                          <wps:spPr>
                            <a:xfrm>
                              <a:off x="2747245" y="2518456"/>
                              <a:ext cx="174910" cy="138547"/>
                            </a:xfrm>
                            <a:prstGeom prst="rect">
                              <a:avLst/>
                            </a:prstGeom>
                            <a:ln>
                              <a:noFill/>
                            </a:ln>
                          </wps:spPr>
                          <wps:txbx>
                            <w:txbxContent>
                              <w:p>
                                <w:r>
                                  <w:rPr>
                                    <w:rFonts w:ascii="微软雅黑" w:hAnsi="微软雅黑" w:eastAsia="微软雅黑" w:cs="微软雅黑"/>
                                    <w:sz w:val="15"/>
                                  </w:rPr>
                                  <w:t>eco</w:t>
                                </w:r>
                              </w:p>
                            </w:txbxContent>
                          </wps:txbx>
                          <wps:bodyPr horzOverflow="overflow" lIns="0" tIns="0" rIns="0" bIns="0" rtlCol="0">
                            <a:noAutofit/>
                          </wps:bodyPr>
                        </wps:wsp>
                        <wps:wsp>
                          <wps:cNvPr id="1167" name="Rectangle 1167"/>
                          <wps:cNvSpPr/>
                          <wps:spPr>
                            <a:xfrm>
                              <a:off x="2881469"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68" name="Rectangle 1168"/>
                          <wps:cNvSpPr/>
                          <wps:spPr>
                            <a:xfrm>
                              <a:off x="2900541" y="2518166"/>
                              <a:ext cx="505181" cy="254722"/>
                            </a:xfrm>
                            <a:prstGeom prst="rect">
                              <a:avLst/>
                            </a:prstGeom>
                            <a:ln>
                              <a:noFill/>
                            </a:ln>
                          </wps:spPr>
                          <wps:txbx>
                            <w:txbxContent>
                              <w:p>
                                <w:r>
                                  <w:rPr>
                                    <w:rFonts w:ascii="微软雅黑" w:hAnsi="微软雅黑" w:eastAsia="微软雅黑" w:cs="微软雅黑"/>
                                    <w:sz w:val="15"/>
                                  </w:rPr>
                                  <w:t>renthouse</w:t>
                                </w:r>
                              </w:p>
                            </w:txbxContent>
                          </wps:txbx>
                          <wps:bodyPr horzOverflow="overflow" lIns="0" tIns="0" rIns="0" bIns="0" rtlCol="0">
                            <a:noAutofit/>
                          </wps:bodyPr>
                        </wps:wsp>
                        <wps:wsp>
                          <wps:cNvPr id="1169" name="Rectangle 1169"/>
                          <wps:cNvSpPr/>
                          <wps:spPr>
                            <a:xfrm>
                              <a:off x="3281619"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70" name="Rectangle 1170"/>
                          <wps:cNvSpPr/>
                          <wps:spPr>
                            <a:xfrm>
                              <a:off x="3300513" y="2518456"/>
                              <a:ext cx="111828" cy="138547"/>
                            </a:xfrm>
                            <a:prstGeom prst="rect">
                              <a:avLst/>
                            </a:prstGeom>
                            <a:ln>
                              <a:noFill/>
                            </a:ln>
                          </wps:spPr>
                          <wps:txbx>
                            <w:txbxContent>
                              <w:p>
                                <w:r>
                                  <w:rPr>
                                    <w:rFonts w:ascii="微软雅黑" w:hAnsi="微软雅黑" w:eastAsia="微软雅黑" w:cs="微软雅黑"/>
                                    <w:sz w:val="15"/>
                                  </w:rPr>
                                  <w:t>ka</w:t>
                                </w:r>
                              </w:p>
                            </w:txbxContent>
                          </wps:txbx>
                          <wps:bodyPr horzOverflow="overflow" lIns="0" tIns="0" rIns="0" bIns="0" rtlCol="0">
                            <a:noAutofit/>
                          </wps:bodyPr>
                        </wps:wsp>
                        <wps:wsp>
                          <wps:cNvPr id="1171" name="Rectangle 1171"/>
                          <wps:cNvSpPr/>
                          <wps:spPr>
                            <a:xfrm>
                              <a:off x="3387108"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72" name="Rectangle 1172"/>
                          <wps:cNvSpPr/>
                          <wps:spPr>
                            <a:xfrm>
                              <a:off x="3405855" y="2518166"/>
                              <a:ext cx="340404" cy="301897"/>
                            </a:xfrm>
                            <a:prstGeom prst="rect">
                              <a:avLst/>
                            </a:prstGeom>
                            <a:ln>
                              <a:noFill/>
                            </a:ln>
                          </wps:spPr>
                          <wps:txbx>
                            <w:txbxContent>
                              <w:p>
                                <w:r>
                                  <w:rPr>
                                    <w:rFonts w:ascii="微软雅黑" w:hAnsi="微软雅黑" w:eastAsia="微软雅黑" w:cs="微软雅黑"/>
                                    <w:sz w:val="15"/>
                                  </w:rPr>
                                  <w:t>service</w:t>
                                </w:r>
                              </w:p>
                            </w:txbxContent>
                          </wps:txbx>
                          <wps:bodyPr horzOverflow="overflow" lIns="0" tIns="0" rIns="0" bIns="0" rtlCol="0">
                            <a:noAutofit/>
                          </wps:bodyPr>
                        </wps:wsp>
                        <wps:wsp>
                          <wps:cNvPr id="1173" name="Rectangle 1173"/>
                          <wps:cNvSpPr/>
                          <wps:spPr>
                            <a:xfrm>
                              <a:off x="3663742" y="2518456"/>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74" name="Rectangle 1174"/>
                          <wps:cNvSpPr/>
                          <wps:spPr>
                            <a:xfrm>
                              <a:off x="3682798" y="2518165"/>
                              <a:ext cx="309086" cy="302223"/>
                            </a:xfrm>
                            <a:prstGeom prst="rect">
                              <a:avLst/>
                            </a:prstGeom>
                            <a:ln>
                              <a:noFill/>
                            </a:ln>
                          </wps:spPr>
                          <wps:txbx>
                            <w:txbxContent>
                              <w:p>
                                <w:r>
                                  <w:rPr>
                                    <w:rFonts w:ascii="微软雅黑" w:hAnsi="微软雅黑" w:eastAsia="微软雅黑" w:cs="微软雅黑"/>
                                    <w:sz w:val="15"/>
                                  </w:rPr>
                                  <w:t xml:space="preserve">create </w:t>
                                </w:r>
                              </w:p>
                            </w:txbxContent>
                          </wps:txbx>
                          <wps:bodyPr horzOverflow="overflow" lIns="0" tIns="0" rIns="0" bIns="0" rtlCol="0">
                            <a:noAutofit/>
                          </wps:bodyPr>
                        </wps:wsp>
                        <wps:wsp>
                          <wps:cNvPr id="1176" name="Rectangle 1176"/>
                          <wps:cNvSpPr/>
                          <wps:spPr>
                            <a:xfrm>
                              <a:off x="2276244" y="3027107"/>
                              <a:ext cx="59975" cy="138546"/>
                            </a:xfrm>
                            <a:prstGeom prst="rect">
                              <a:avLst/>
                            </a:prstGeom>
                            <a:ln>
                              <a:noFill/>
                            </a:ln>
                          </wps:spPr>
                          <wps:txbx>
                            <w:txbxContent>
                              <w:p>
                                <w:r>
                                  <w:rPr>
                                    <w:rFonts w:ascii="微软雅黑" w:hAnsi="微软雅黑" w:eastAsia="微软雅黑" w:cs="微软雅黑"/>
                                    <w:sz w:val="15"/>
                                  </w:rPr>
                                  <w:t>3</w:t>
                                </w:r>
                              </w:p>
                            </w:txbxContent>
                          </wps:txbx>
                          <wps:bodyPr horzOverflow="overflow" lIns="0" tIns="0" rIns="0" bIns="0" rtlCol="0">
                            <a:noAutofit/>
                          </wps:bodyPr>
                        </wps:wsp>
                        <wps:wsp>
                          <wps:cNvPr id="1177" name="Rectangle 1177"/>
                          <wps:cNvSpPr/>
                          <wps:spPr>
                            <a:xfrm>
                              <a:off x="2322376" y="3027107"/>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78" name="Rectangle 1178"/>
                          <wps:cNvSpPr/>
                          <wps:spPr>
                            <a:xfrm>
                              <a:off x="2341427" y="3027107"/>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1179" name="Rectangle 1179"/>
                          <wps:cNvSpPr/>
                          <wps:spPr>
                            <a:xfrm>
                              <a:off x="2387716" y="3027107"/>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1180" name="Rectangle 1180"/>
                          <wps:cNvSpPr/>
                          <wps:spPr>
                            <a:xfrm>
                              <a:off x="2406562" y="3026759"/>
                              <a:ext cx="628303" cy="357708"/>
                            </a:xfrm>
                            <a:prstGeom prst="rect">
                              <a:avLst/>
                            </a:prstGeom>
                            <a:ln>
                              <a:noFill/>
                            </a:ln>
                          </wps:spPr>
                          <wps:txbx>
                            <w:txbxContent>
                              <w:p>
                                <w:r>
                                  <w:rPr>
                                    <w:rFonts w:ascii="微软雅黑" w:hAnsi="微软雅黑" w:eastAsia="微软雅黑" w:cs="微软雅黑"/>
                                    <w:sz w:val="15"/>
                                  </w:rPr>
                                  <w:t xml:space="preserve">同步结果返回 </w:t>
                                </w:r>
                              </w:p>
                            </w:txbxContent>
                          </wps:txbx>
                          <wps:bodyPr horzOverflow="overflow" lIns="0" tIns="0" rIns="0" bIns="0" rtlCol="0">
                            <a:noAutofit/>
                          </wps:bodyPr>
                        </wps:wsp>
                      </wpg:wgp>
                    </a:graphicData>
                  </a:graphic>
                </wp:inline>
              </w:drawing>
            </mc:Choice>
            <mc:Fallback>
              <w:pict>
                <v:group id="Group 5704" o:spid="_x0000_s1026" o:spt="203" style="height:289.3pt;width:461.75pt;" coordsize="5864237,3674533" o:gfxdata="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">
                  <o:lock v:ext="edit" aspectratio="f"/>
                  <v:shape id="Shape 6132" o:spid="_x0000_s1026" o:spt="100" style="position:absolute;left:189676;top:40011;height:240518;width:401678;" fillcolor="#5B9BD5" filled="t" stroked="f" coordsize="401678,240518" o:gfxdata="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XPB/&#10;wAAAAN0AAAAPAAAAAAAAAAEAIAAAACIAAABkcnMvZG93bnJldi54bWxQSwECFAAUAAAACACHTuJA&#10;My8FnjsAAAA5AAAAEAAAAAAAAAABACAAAAAPAQAAZHJzL3NoYXBleG1sLnhtbFBLBQYAAAAABgAG&#10;AFsBAAC5AwAAAAA=&#10;" path="m0,0l401678,0,401678,240518,0,240518,0,0e">
                    <v:fill on="t" focussize="0,0"/>
                    <v:stroke on="f" weight="0pt" miterlimit="1" joinstyle="miter"/>
                    <v:imagedata o:title=""/>
                    <o:lock v:ext="edit" aspectratio="f"/>
                  </v:shape>
                  <v:shape id="Shape 1047" o:spid="_x0000_s1026" o:spt="100" style="position:absolute;left:189676;top:40011;height:240518;width:401678;" filled="f" stroked="t" coordsize="401678,240518" o:gfxdata="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QULJvQAA&#10;AN0AAAAPAAAAAAAAAAEAIAAAACIAAABkcnMvZG93bnJldi54bWxQSwECFAAUAAAACACHTuJAMy8F&#10;njsAAAA5AAAAEAAAAAAAAAABACAAAAAMAQAAZHJzL3NoYXBleG1sLnhtbFBLBQYAAAAABgAGAFsB&#10;AAC2AwAAAAA=&#10;" path="m0,240518l401678,240518,401678,0,0,0xe">
                    <v:fill on="f" focussize="0,0"/>
                    <v:stroke weight="0.465354330708661pt" color="#FFFFFF" miterlimit="8" joinstyle="round" endcap="round"/>
                    <v:imagedata o:title=""/>
                    <o:lock v:ext="edit" aspectratio="f"/>
                  </v:shape>
                  <v:shape id="Shape 1048" o:spid="_x0000_s1026" o:spt="100" style="position:absolute;left:390515;top:320691;height:3353842;width:0;" filled="f" stroked="t" coordsize="1,3353842" o:gfxdata="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bmSk&#10;wAAAAN0AAAAPAAAAAAAAAAEAIAAAACIAAABkcnMvZG93bnJldi54bWxQSwECFAAUAAAACACHTuJA&#10;My8FnjsAAAA5AAAAEAAAAAAAAAABACAAAAAPAQAAZHJzL3NoYXBleG1sLnhtbFBLBQYAAAAABgAG&#10;AFsBAAC5AwAAAAA=&#10;" path="m0,0l0,3353842e">
                    <v:fill on="f" focussize="0,0"/>
                    <v:stroke weight="0.465354330708661pt" color="#5692C9" miterlimit="8" joinstyle="round" endcap="round"/>
                    <v:imagedata o:title=""/>
                    <o:lock v:ext="edit" aspectratio="f"/>
                  </v:shape>
                  <v:shape id="Shape 6133" o:spid="_x0000_s1026" o:spt="100" style="position:absolute;left:0;top:0;height:320691;width:781037;" fillcolor="#5B9BD5" filled="t" stroked="f" coordsize="781037,320691" o:gfxdata="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tH7H&#10;wAAAAN0AAAAPAAAAAAAAAAEAIAAAACIAAABkcnMvZG93bnJldi54bWxQSwECFAAUAAAACACHTuJA&#10;My8FnjsAAAA5AAAAEAAAAAAAAAABACAAAAAPAQAAZHJzL3NoYXBleG1sLnhtbFBLBQYAAAAABgAG&#10;AFsBAAC5AwAAAAA=&#10;" path="m0,0l781037,0,781037,320691,0,320691,0,0e">
                    <v:fill on="t" focussize="0,0"/>
                    <v:stroke on="f" weight="0pt" joinstyle="round" endcap="round"/>
                    <v:imagedata o:title=""/>
                    <o:lock v:ext="edit" aspectratio="f"/>
                  </v:shape>
                  <v:shape id="Shape 1050" o:spid="_x0000_s1026" o:spt="100" style="position:absolute;left:0;top:0;height:320691;width:781037;" filled="f" stroked="t" coordsize="781037,320691" o:gfxdata="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665tL4A&#10;AADdAAAADwAAAAAAAAABACAAAAAiAAAAZHJzL2Rvd25yZXYueG1sUEsBAhQAFAAAAAgAh07iQDMv&#10;BZ47AAAAOQAAABAAAAAAAAAAAQAgAAAADQEAAGRycy9zaGFwZXhtbC54bWxQSwUGAAAAAAYABgBb&#10;AQAAtwMAAAAA&#10;" path="m0,320691l781037,320691,781037,0,0,0xe">
                    <v:fill on="f" focussize="0,0"/>
                    <v:stroke weight="0.465354330708661pt" color="#FFFFFF" miterlimit="8" joinstyle="round" endcap="round"/>
                    <v:imagedata o:title=""/>
                    <o:lock v:ext="edit" aspectratio="f"/>
                  </v:shape>
                  <v:rect id="Rectangle 1051" o:spid="_x0000_s1026" o:spt="1" style="position:absolute;left:113952;top:88982;height:178992;width:739389;" filled="f" stroked="f" coordsize="21600,21600" o:gfxdata="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NKp9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宋体" w:hAnsi="宋体" w:eastAsia="宋体" w:cs="宋体"/>
                              <w:color w:val="FFFFFF"/>
                              <w:sz w:val="21"/>
                            </w:rPr>
                            <w:t>开发者平台</w:t>
                          </w:r>
                        </w:p>
                      </w:txbxContent>
                    </v:textbox>
                  </v:rect>
                  <v:shape id="Shape 6134" o:spid="_x0000_s1026" o:spt="100" style="position:absolute;left:4636840;top:40011;height:240518;width:401677;" fillcolor="#73AE42" filled="t" stroked="f" coordsize="401677,240518" o:gfxdata="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bP274A&#10;AADdAAAADwAAAAAAAAABACAAAAAiAAAAZHJzL2Rvd25yZXYueG1sUEsBAhQAFAAAAAgAh07iQDMv&#10;BZ47AAAAOQAAABAAAAAAAAAAAQAgAAAADQEAAGRycy9zaGFwZXhtbC54bWxQSwUGAAAAAAYABgBb&#10;AQAAtwMAAAAA&#10;" path="m0,0l401677,0,401677,240518,0,240518,0,0e">
                    <v:fill on="t" focussize="0,0"/>
                    <v:stroke on="f" weight="0pt" joinstyle="round" endcap="round"/>
                    <v:imagedata o:title=""/>
                    <o:lock v:ext="edit" aspectratio="f"/>
                  </v:shape>
                  <v:shape id="Shape 1053" o:spid="_x0000_s1026" o:spt="100" style="position:absolute;left:4636840;top:40011;height:240518;width:401677;" filled="f" stroked="t" coordsize="401677,240518" o:gfxdata="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YZZqvQAA&#10;AN0AAAAPAAAAAAAAAAEAIAAAACIAAABkcnMvZG93bnJldi54bWxQSwECFAAUAAAACACHTuJAMy8F&#10;njsAAAA5AAAAEAAAAAAAAAABACAAAAAMAQAAZHJzL3NoYXBleG1sLnhtbFBLBQYAAAAABgAGAFsB&#10;AAC2AwAAAAA=&#10;" path="m0,240518l401677,240518,401677,0,0,0xe">
                    <v:fill on="f" focussize="0,0"/>
                    <v:stroke weight="0.465354330708661pt" color="#FFFFFF" miterlimit="8" joinstyle="round" endcap="round"/>
                    <v:imagedata o:title=""/>
                    <o:lock v:ext="edit" aspectratio="f"/>
                  </v:shape>
                  <v:shape id="Shape 1054" o:spid="_x0000_s1026" o:spt="100" style="position:absolute;left:4837742;top:320691;height:3287029;width:0;" filled="f" stroked="t" coordsize="1,3287029" o:gfxdata="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ritHvQAA&#10;AN0AAAAPAAAAAAAAAAEAIAAAACIAAABkcnMvZG93bnJldi54bWxQSwECFAAUAAAACACHTuJAMy8F&#10;njsAAAA5AAAAEAAAAAAAAAABACAAAAAMAQAAZHJzL3NoYXBleG1sLnhtbFBLBQYAAAAABgAGAFsB&#10;AAC2AwAAAAA=&#10;" path="m0,0l0,3287029e">
                    <v:fill on="f" focussize="0,0"/>
                    <v:stroke weight="0.465354330708661pt" color="#6CA43E" miterlimit="8" joinstyle="round" endcap="round"/>
                    <v:imagedata o:title=""/>
                    <o:lock v:ext="edit" aspectratio="f"/>
                  </v:shape>
                  <v:shape id="Shape 6135" o:spid="_x0000_s1026" o:spt="100" style="position:absolute;left:4375557;top:0;height:320691;width:924289;" fillcolor="#73AE42" filled="t" stroked="f" coordsize="924289,320691" o:gfxdata="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RMQc74A&#10;AADdAAAADwAAAAAAAAABACAAAAAiAAAAZHJzL2Rvd25yZXYueG1sUEsBAhQAFAAAAAgAh07iQDMv&#10;BZ47AAAAOQAAABAAAAAAAAAAAQAgAAAADQEAAGRycy9zaGFwZXhtbC54bWxQSwUGAAAAAAYABgBb&#10;AQAAtwMAAAAA&#10;" path="m0,0l924289,0,924289,320691,0,320691,0,0e">
                    <v:fill on="t" focussize="0,0"/>
                    <v:stroke on="f" weight="0pt" joinstyle="round" endcap="round"/>
                    <v:imagedata o:title=""/>
                    <o:lock v:ext="edit" aspectratio="f"/>
                  </v:shape>
                  <v:shape id="Shape 1056" o:spid="_x0000_s1026" o:spt="100" style="position:absolute;left:4375557;top:0;height:320691;width:924289;" filled="f" stroked="t" coordsize="924289,320691" o:gfxdata="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5aJpugAAAN0A&#10;AAAPAAAAAAAAAAEAIAAAACIAAABkcnMvZG93bnJldi54bWxQSwECFAAUAAAACACHTuJAMy8FnjsA&#10;AAA5AAAAEAAAAAAAAAABACAAAAAJAQAAZHJzL3NoYXBleG1sLnhtbFBLBQYAAAAABgAGAFsBAACz&#10;AwAAAAA=&#10;" path="m0,320691l924289,320691,924289,0,0,0xe">
                    <v:fill on="f" focussize="0,0"/>
                    <v:stroke weight="0.465354330708661pt" color="#FFFFFF" miterlimit="8" joinstyle="round" endcap="round"/>
                    <v:imagedata o:title=""/>
                    <o:lock v:ext="edit" aspectratio="f"/>
                  </v:shape>
                  <v:rect id="Rectangle 1057" o:spid="_x0000_s1026" o:spt="1" style="position:absolute;left:4454990;top:88982;height:178992;width:1030391;" filled="f" stroked="f" coordsize="21600,21600" o:gfxdata="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Ze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宋体" w:hAnsi="宋体" w:eastAsia="宋体" w:cs="宋体"/>
                              <w:color w:val="FFFFFF"/>
                              <w:sz w:val="21"/>
                            </w:rPr>
                            <w:t xml:space="preserve">支付宝租房平台 </w:t>
                          </w:r>
                        </w:p>
                      </w:txbxContent>
                    </v:textbox>
                  </v:rect>
                  <v:shape id="Shape 6136" o:spid="_x0000_s1026" o:spt="100" style="position:absolute;left:4804205;top:481046;height:641373;width:66947;" fillcolor="#73AE42" filled="t" stroked="f" coordsize="66947,641373" o:gfxdata="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f1G/&#10;AAAA3QAAAA8AAAAAAAAAAQAgAAAAIgAAAGRycy9kb3ducmV2LnhtbFBLAQIUABQAAAAIAIdO4kAz&#10;LwWeOwAAADkAAAAQAAAAAAAAAAEAIAAAAA4BAABkcnMvc2hhcGV4bWwueG1sUEsFBgAAAAAGAAYA&#10;WwEAALgDAAAAAA==&#10;" path="m0,0l66947,0,66947,641373,0,641373,0,0e">
                    <v:fill on="t" focussize="0,0"/>
                    <v:stroke on="f" weight="0pt" joinstyle="round" endcap="round"/>
                    <v:imagedata o:title=""/>
                    <o:lock v:ext="edit" aspectratio="f"/>
                  </v:shape>
                  <v:shape id="Shape 1059" o:spid="_x0000_s1026" o:spt="100" style="position:absolute;left:4804205;top:481046;height:641373;width:66947;" filled="f" stroked="t" coordsize="66947,641373" o:gfxdata="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WWRVvQAA&#10;AN0AAAAPAAAAAAAAAAEAIAAAACIAAABkcnMvZG93bnJldi54bWxQSwECFAAUAAAACACHTuJAMy8F&#10;njsAAAA5AAAAEAAAAAAAAAABACAAAAAMAQAAZHJzL3NoYXBleG1sLnhtbFBLBQYAAAAABgAGAFsB&#10;AAC2AwAAAAA=&#10;" path="m0,641373l66947,641373,66947,0,0,0xe">
                    <v:fill on="f" focussize="0,0"/>
                    <v:stroke weight="0.465354330708661pt" color="#6CA43E" miterlimit="8" joinstyle="round" endcap="round"/>
                    <v:imagedata o:title=""/>
                    <o:lock v:ext="edit" aspectratio="f"/>
                  </v:shape>
                  <v:shape id="Shape 1060" o:spid="_x0000_s1026" o:spt="100" style="position:absolute;left:4837742;top:641326;height:347409;width:141702;" filled="f" stroked="t" coordsize="141702,347409" o:gfxdata="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3W&#10;gSnCAAAA3QAAAA8AAAAAAAAAAQAgAAAAIgAAAGRycy9kb3ducmV2LnhtbFBLAQIUABQAAAAIAIdO&#10;4kAzLwWeOwAAADkAAAAQAAAAAAAAAAEAIAAAABEBAABkcnMvc2hhcGV4bWwueG1sUEsFBgAAAAAG&#10;AAYAWwEAALsDAAAAAA==&#10;" path="m0,0l141702,0,141702,347409,51485,347409e">
                    <v:fill on="f" focussize="0,0"/>
                    <v:stroke weight="0.465354330708661pt" color="#6CA43E" miterlimit="8" joinstyle="round" endcap="round"/>
                    <v:imagedata o:title=""/>
                    <o:lock v:ext="edit" aspectratio="f"/>
                  </v:shape>
                  <v:shape id="Shape 1061" o:spid="_x0000_s1026" o:spt="100" style="position:absolute;left:4837742;top:953476;height:70519;width:58885;" fillcolor="#6CA43E" filled="t" stroked="f" coordsize="58885,70519" o:gfxdata="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hYMS8AAAA&#10;3QAAAA8AAAAAAAAAAQAgAAAAIgAAAGRycy9kb3ducmV2LnhtbFBLAQIUABQAAAAIAIdO4kAzLwWe&#10;OwAAADkAAAAQAAAAAAAAAAEAIAAAAAsBAABkcnMvc2hhcGV4bWwueG1sUEsFBgAAAAAGAAYAWwEA&#10;ALUDAAAAAA==&#10;" path="m58885,0l58885,70519,0,35260,58885,0xe">
                    <v:fill on="t" focussize="0,0"/>
                    <v:stroke on="f" weight="0pt" joinstyle="round" endcap="round"/>
                    <v:imagedata o:title=""/>
                    <o:lock v:ext="edit" aspectratio="f"/>
                  </v:shape>
                  <v:shape id="Shape 1062" o:spid="_x0000_s1026" o:spt="100" style="position:absolute;left:390515;top:948667;height:80135;width:0;" filled="f" stroked="t" coordsize="1,80135" o:gfxdata="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3VNpugAAAN0A&#10;AAAPAAAAAAAAAAEAIAAAACIAAABkcnMvZG93bnJldi54bWxQSwECFAAUAAAACACHTuJAMy8FnjsA&#10;AAA5AAAAEAAAAAAAAAABACAAAAAJAQAAZHJzL3NoYXBleG1sLnhtbFBLBQYAAAAABgAGAFsBAACz&#10;AwAAAAA=&#10;" path="m0,80135l0,0,0,80135xe">
                    <v:fill on="f" focussize="0,0"/>
                    <v:stroke weight="0.465354330708661pt" color="#6CA43E" miterlimit="8" joinstyle="round" endcap="round"/>
                    <v:imagedata o:title=""/>
                    <o:lock v:ext="edit" aspectratio="f"/>
                  </v:shape>
                  <v:shape id="Shape 6137" o:spid="_x0000_s1026" o:spt="100" style="position:absolute;left:357042;top:948715;height:173705;width:66946;" fillcolor="#5B9BD5" filled="t" stroked="f" coordsize="66946,173705" o:gfxdata="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dS&#10;/cEAAADdAAAADwAAAAAAAAABACAAAAAiAAAAZHJzL2Rvd25yZXYueG1sUEsBAhQAFAAAAAgAh07i&#10;QDMvBZ47AAAAOQAAABAAAAAAAAAAAQAgAAAAEAEAAGRycy9zaGFwZXhtbC54bWxQSwUGAAAAAAYA&#10;BgBbAQAAugMAAAAA&#10;" path="m0,0l66946,0,66946,173705,0,173705,0,0e">
                    <v:fill on="t" focussize="0,0"/>
                    <v:stroke on="f" weight="0pt" joinstyle="round" endcap="round"/>
                    <v:imagedata o:title=""/>
                    <o:lock v:ext="edit" aspectratio="f"/>
                  </v:shape>
                  <v:shape id="Shape 1064" o:spid="_x0000_s1026" o:spt="100" style="position:absolute;left:357042;top:948715;height:173705;width:66946;" filled="f" stroked="t" coordsize="66946,173705" o:gfxdata="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sbGe8AAAA&#10;3QAAAA8AAAAAAAAAAQAgAAAAIgAAAGRycy9kb3ducmV2LnhtbFBLAQIUABQAAAAIAIdO4kAzLwWe&#10;OwAAADkAAAAQAAAAAAAAAAEAIAAAAAsBAABkcnMvc2hhcGV4bWwueG1sUEsFBgAAAAAGAAYAWwEA&#10;ALUDAAAAAA==&#10;" path="m0,173705l66946,173705,66946,0,0,0xe">
                    <v:fill on="f" focussize="0,0"/>
                    <v:stroke weight="0.465354330708661pt" color="#5692C9" miterlimit="8" joinstyle="round" endcap="round"/>
                    <v:imagedata o:title=""/>
                    <o:lock v:ext="edit" aspectratio="f"/>
                  </v:shape>
                  <v:shape id="Shape 1065" o:spid="_x0000_s1026" o:spt="100" style="position:absolute;left:390515;top:641326;height:0;width:4395663;" filled="f" stroked="t" coordsize="4395663,1" o:gfxdata="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KCRG8AAAA&#10;3QAAAA8AAAAAAAAAAQAgAAAAIgAAAGRycy9kb3ducmV2LnhtbFBLAQIUABQAAAAIAIdO4kAzLwWe&#10;OwAAADkAAAAQAAAAAAAAAAEAIAAAAAsBAABkcnMvc2hhcGV4bWwueG1sUEsFBgAAAAAGAAYAWwEA&#10;ALUDAAAAAA==&#10;" path="m0,0l4395663,0e">
                    <v:fill on="f" focussize="0,0"/>
                    <v:stroke weight="0.465354330708661pt" color="#5692C9" miterlimit="8" joinstyle="round" endcap="round"/>
                    <v:imagedata o:title=""/>
                    <o:lock v:ext="edit" aspectratio="f"/>
                  </v:shape>
                  <v:shape id="Shape 1066" o:spid="_x0000_s1026" o:spt="100" style="position:absolute;left:4778857;top:606067;height:70519;width:58886;" fillcolor="#5692C9" filled="t" stroked="f" coordsize="58886,70519" o:gfxdata="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0bdPugAAAN0A&#10;AAAPAAAAAAAAAAEAIAAAACIAAABkcnMvZG93bnJldi54bWxQSwECFAAUAAAACACHTuJAMy8FnjsA&#10;AAA5AAAAEAAAAAAAAAABACAAAAAJAQAAZHJzL3NoYXBleG1sLnhtbFBLBQYAAAAABgAGAFsBAACz&#10;AwAAAAA=&#10;" path="m0,0l58886,35259,0,70519,0,0xe">
                    <v:fill on="t" focussize="0,0"/>
                    <v:stroke on="f" weight="0pt" joinstyle="round" endcap="round"/>
                    <v:imagedata o:title=""/>
                    <o:lock v:ext="edit" aspectratio="f"/>
                  </v:shape>
                  <v:shape id="Shape 1067" o:spid="_x0000_s1026" o:spt="100" style="position:absolute;left:390515;top:988735;height:0;width:4447227;" filled="f" stroked="t" coordsize="4447227,1" o:gfxdata="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Cqx&#10;bcEAAADdAAAADwAAAAAAAAABACAAAAAiAAAAZHJzL2Rvd25yZXYueG1sUEsBAhQAFAAAAAgAh07i&#10;QDMvBZ47AAAAOQAAABAAAAAAAAAAAQAgAAAAEAEAAGRycy9zaGFwZXhtbC54bWxQSwUGAAAAAAYA&#10;BgBbAQAAugMAAAAA&#10;" path="m4447227,0l0,0e">
                    <v:fill on="f" focussize="0,0"/>
                    <v:stroke weight="0.465354330708661pt" color="#6CA43E" miterlimit="8" joinstyle="round" endcap="round"/>
                    <v:imagedata o:title=""/>
                    <o:lock v:ext="edit" aspectratio="f"/>
                  </v:shape>
                  <v:shape id="Shape 1068" o:spid="_x0000_s1026" o:spt="100" style="position:absolute;left:390515;top:953476;height:70519;width:58885;" filled="f" stroked="t" coordsize="58885,70519" o:gfxdata="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4yiZL4A&#10;AADdAAAADwAAAAAAAAABACAAAAAiAAAAZHJzL2Rvd25yZXYueG1sUEsBAhQAFAAAAAgAh07iQDMv&#10;BZ47AAAAOQAAABAAAAAAAAAAAQAgAAAADQEAAGRycy9zaGFwZXhtbC54bWxQSwUGAAAAAAYABgBb&#10;AQAAtwMAAAAA&#10;" path="m58885,0l0,35259,58885,70519e">
                    <v:fill on="f" focussize="0,0"/>
                    <v:stroke weight="0.465354330708661pt" color="#6CA43E" miterlimit="8" joinstyle="round" endcap="round"/>
                    <v:imagedata o:title=""/>
                    <o:lock v:ext="edit" aspectratio="f"/>
                  </v:shape>
                  <v:rect id="Rectangle 1070" o:spid="_x0000_s1026" o:spt="1" style="position:absolute;left:1433748;top:457303;height:138191;width:59821;" filled="f" stroked="f" coordsize="21600,21600" o:gfxdata="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zVO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071" o:spid="_x0000_s1026" o:spt="1" style="position:absolute;left:1480037;top:457303;height:138191;width:24602;" filled="f" stroked="f" coordsize="21600,21600" o:gfxdata="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gfYd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5699" o:spid="_x0000_s1026" o:spt="1" style="position:absolute;left:1546082;top:457303;height:138191;width:30217;" filled="f" stroked="f" coordsize="21600,21600" o:gfxdata="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1aK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 xml:space="preserve"> </w:t>
                          </w:r>
                        </w:p>
                      </w:txbxContent>
                    </v:textbox>
                  </v:rect>
                  <v:rect id="Rectangle 5698" o:spid="_x0000_s1026" o:spt="1" style="position:absolute;left:1498852;top:457303;height:138191;width:59821;" filled="f" stroked="f" coordsize="21600,21600" o:gfxdata="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ZBw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0</w:t>
                          </w:r>
                        </w:p>
                      </w:txbxContent>
                    </v:textbox>
                  </v:rect>
                  <v:rect id="Rectangle 1073" o:spid="_x0000_s1026" o:spt="1" style="position:absolute;left:1583744;top:350385;height:231506;width:1148347;" filled="f" stroked="f" coordsize="21600,21600" o:gfxdata="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H83x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公寓运营商基础信息维护</w:t>
                          </w:r>
                        </w:p>
                      </w:txbxContent>
                    </v:textbox>
                  </v:rect>
                  <v:rect id="Rectangle 1074" o:spid="_x0000_s1026" o:spt="1" style="position:absolute;left:2435344;top:457303;height:138191;width:24602;" filled="f" stroked="f" coordsize="21600,21600" o:gfxdata="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9lWF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5" o:spid="_x0000_s1026" o:spt="1" style="position:absolute;left:2454188;top:457250;height:207768;width:289614;" filled="f" stroked="f" coordsize="21600,21600" o:gfxdata="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uvAe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alipay</w:t>
                          </w:r>
                        </w:p>
                      </w:txbxContent>
                    </v:textbox>
                  </v:rect>
                  <v:rect id="Rectangle 1076" o:spid="_x0000_s1026" o:spt="1" style="position:absolute;left:2675371;top:457303;height:138191;width:24602;" filled="f" stroked="f" coordsize="21600,21600" o:gfxdata="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obm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7" o:spid="_x0000_s1026" o:spt="1" style="position:absolute;left:2694344;top:457303;height:138191;width:174768;" filled="f" stroked="f" coordsize="21600,21600" o:gfxdata="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TL8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eco</w:t>
                          </w:r>
                        </w:p>
                      </w:txbxContent>
                    </v:textbox>
                  </v:rect>
                  <v:rect id="Rectangle 1078" o:spid="_x0000_s1026" o:spt="1" style="position:absolute;left:2828724;top:457303;height:138191;width:24602;" filled="f" stroked="f" coordsize="21600,21600" o:gfxdata="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u1+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9" o:spid="_x0000_s1026" o:spt="1" style="position:absolute;left:2857899;top:280517;height:224185;width:505420;" filled="f" stroked="f" coordsize="21600,21600" o:gfxdata="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f6G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renthouse</w:t>
                          </w:r>
                        </w:p>
                      </w:txbxContent>
                    </v:textbox>
                  </v:rect>
                  <v:rect id="Rectangle 1080" o:spid="_x0000_s1026" o:spt="1" style="position:absolute;left:3228638;top:457303;height:138191;width:24602;" filled="f" stroked="f" coordsize="21600,21600" o:gfxdata="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8YI6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1" o:spid="_x0000_s1026" o:spt="1" style="position:absolute;left:3063834;top:457197;height:243447;width:295146;" filled="f" stroked="f" coordsize="21600,21600" o:gfxdata="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VIY6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ka</w:t>
                          </w:r>
                        </w:p>
                      </w:txbxContent>
                    </v:textbox>
                  </v:rect>
                  <v:rect id="Rectangle 1082" o:spid="_x0000_s1026" o:spt="1" style="position:absolute;left:3334127;top:457303;height:138191;width:24602;" filled="f" stroked="f" coordsize="21600,21600" o:gfxdata="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YYT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3" o:spid="_x0000_s1026" o:spt="1" style="position:absolute;left:3352955;top:457250;height:237456;width:427427;" filled="f" stroked="f" coordsize="21600,21600" o:gfxdata="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vd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baseinfo</w:t>
                          </w:r>
                        </w:p>
                      </w:txbxContent>
                    </v:textbox>
                  </v:rect>
                  <v:rect id="Rectangle 1084" o:spid="_x0000_s1026" o:spt="1" style="position:absolute;left:3675235;top:457303;height:138191;width:24602;" filled="f" stroked="f" coordsize="21600,21600" o:gfxdata="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jJa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5" o:spid="_x0000_s1026" o:spt="1" style="position:absolute;left:3694129;top:457303;height:138191;width:216011;" filled="f" stroked="f" coordsize="21600,21600" o:gfxdata="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vgD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 xml:space="preserve">sync </w:t>
                          </w:r>
                        </w:p>
                      </w:txbxContent>
                    </v:textbox>
                  </v:rect>
                  <v:rect id="Rectangle 1087" o:spid="_x0000_s1026" o:spt="1" style="position:absolute;left:5203648;top:724656;height:138546;width:59975;" filled="f" stroked="f" coordsize="21600,21600" o:gfxdata="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8bvV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1</w:t>
                          </w:r>
                        </w:p>
                      </w:txbxContent>
                    </v:textbox>
                  </v:rect>
                  <v:rect id="Rectangle 1088" o:spid="_x0000_s1026" o:spt="1" style="position:absolute;left:5249858;top:724656;height:138546;width:24665;" filled="f" stroked="f" coordsize="21600,21600" o:gfxdata="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uL6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089" o:spid="_x0000_s1026" o:spt="1" style="position:absolute;left:5268752;top:724656;height:138546;width:59975;" filled="f" stroked="f" coordsize="21600,21600" o:gfxdata="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oo8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1</w:t>
                          </w:r>
                        </w:p>
                      </w:txbxContent>
                    </v:textbox>
                  </v:rect>
                  <v:rect id="Rectangle 1090" o:spid="_x0000_s1026" o:spt="1" style="position:absolute;left:5314857;top:724572;height:356081;width:417163;" filled="f" stroked="f" coordsize="21600,21600" o:gfxdata="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wbV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维护信息 </w:t>
                          </w:r>
                        </w:p>
                      </w:txbxContent>
                    </v:textbox>
                  </v:rect>
                  <v:shape id="Shape 1091" o:spid="_x0000_s1026" o:spt="100" style="position:absolute;left:423988;top:1389599;height:0;width:4418398;" filled="f" stroked="t" coordsize="4418398,1" o:gfxdata="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viVvQAA&#10;AN0AAAAPAAAAAAAAAAEAIAAAACIAAABkcnMvZG93bnJldi54bWxQSwECFAAUAAAACACHTuJAMy8F&#10;njsAAAA5AAAAEAAAAAAAAAABACAAAAAMAQAAZHJzL3NoYXBleG1sLnhtbFBLBQYAAAAABgAGAFsB&#10;AAC2AwAAAAA=&#10;" path="m0,0l4418398,0,0,0xe">
                    <v:fill on="f" focussize="0,0"/>
                    <v:stroke weight="0.465354330708661pt" color="#FFFFFF" miterlimit="8" joinstyle="round" endcap="round"/>
                    <v:imagedata o:title=""/>
                    <o:lock v:ext="edit" aspectratio="f"/>
                  </v:shape>
                  <v:shape id="Shape 1092" o:spid="_x0000_s1026" o:spt="100" style="position:absolute;left:390515;top:1389599;height:0;width:4451872;" filled="f" stroked="t" coordsize="4451872,1" o:gfxdata="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J3/725AAAA3QAA&#10;AA8AAAAAAAAAAQAgAAAAIgAAAGRycy9kb3ducmV2LnhtbFBLAQIUABQAAAAIAIdO4kAzLwWeOwAA&#10;ADkAAAAQAAAAAAAAAAEAIAAAAAgBAABkcnMvc2hhcGV4bWwueG1sUEsFBgAAAAAGAAYAWwEAALID&#10;AAAAAA==&#10;" path="m0,0l4451872,0,0,0xe">
                    <v:fill on="f" focussize="0,0"/>
                    <v:stroke weight="0.465354330708661pt" color="#FFFFFF" miterlimit="8" joinstyle="round" endcap="round"/>
                    <v:imagedata o:title=""/>
                    <o:lock v:ext="edit" aspectratio="f"/>
                  </v:shape>
                  <v:shape id="Shape 6138" o:spid="_x0000_s1026" o:spt="100" style="position:absolute;left:4804205;top:1523227;height:668100;width:66947;" fillcolor="#73AE42" filled="t" stroked="f" coordsize="66947,668100" o:gfxdata="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7CLbsAAADd&#10;AAAADwAAAAAAAAABACAAAAAiAAAAZHJzL2Rvd25yZXYueG1sUEsBAhQAFAAAAAgAh07iQDMvBZ47&#10;AAAAOQAAABAAAAAAAAAAAQAgAAAACgEAAGRycy9zaGFwZXhtbC54bWxQSwUGAAAAAAYABgBbAQAA&#10;tAMAAAAA&#10;" path="m0,0l66947,0,66947,668100,0,668100,0,0e">
                    <v:fill on="t" focussize="0,0"/>
                    <v:stroke on="f" weight="0pt" joinstyle="round" endcap="round"/>
                    <v:imagedata o:title=""/>
                    <o:lock v:ext="edit" aspectratio="f"/>
                  </v:shape>
                  <v:shape id="Shape 1094" o:spid="_x0000_s1026" o:spt="100" style="position:absolute;left:4804205;top:1523227;height:668100;width:66947;" filled="f" stroked="t" coordsize="66947,668100" o:gfxdata="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HR8db4A&#10;AADdAAAADwAAAAAAAAABACAAAAAiAAAAZHJzL2Rvd25yZXYueG1sUEsBAhQAFAAAAAgAh07iQDMv&#10;BZ47AAAAOQAAABAAAAAAAAAAAQAgAAAADQEAAGRycy9zaGFwZXhtbC54bWxQSwUGAAAAAAYABgBb&#10;AQAAtwMAAAAA&#10;" path="m0,668100l66947,668100,66947,0,0,0xe">
                    <v:fill on="f" focussize="0,0"/>
                    <v:stroke weight="0.465354330708661pt" color="#6CA43E" miterlimit="8" joinstyle="round" endcap="round"/>
                    <v:imagedata o:title=""/>
                    <o:lock v:ext="edit" aspectratio="f"/>
                  </v:shape>
                  <v:shape id="Shape 1095" o:spid="_x0000_s1026" o:spt="100" style="position:absolute;left:2900992;top:1389599;height:0;width:1941394;" filled="f" stroked="t" coordsize="1941394,1" o:gfxdata="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863y8AAAA&#10;3QAAAA8AAAAAAAAAAQAgAAAAIgAAAGRycy9kb3ducmV2LnhtbFBLAQIUABQAAAAIAIdO4kAzLwWe&#10;OwAAADkAAAAQAAAAAAAAAAEAIAAAAAsBAABkcnMvc2hhcGV4bWwueG1sUEsFBgAAAAAGAAYAWwEA&#10;ALUDAAAAAA==&#10;" path="m0,0l1941394,0,0,0xe">
                    <v:fill on="f" focussize="0,0"/>
                    <v:stroke weight="0.465354330708661pt" color="#FFFFFF" miterlimit="8" joinstyle="round" endcap="round"/>
                    <v:imagedata o:title=""/>
                    <o:lock v:ext="edit" aspectratio="f"/>
                  </v:shape>
                  <v:shape id="Shape 6139" o:spid="_x0000_s1026" o:spt="100" style="position:absolute;left:357042;top:1523218;height:213791;width:66946;" fillcolor="#5B9BD5" filled="t" stroked="f" coordsize="66946,213791" o:gfxdata="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jE5X+/&#10;AAAA3QAAAA8AAAAAAAAAAQAgAAAAIgAAAGRycy9kb3ducmV2LnhtbFBLAQIUABQAAAAIAIdO4kAz&#10;LwWeOwAAADkAAAAQAAAAAAAAAAEAIAAAAA4BAABkcnMvc2hhcGV4bWwueG1sUEsFBgAAAAAGAAYA&#10;WwEAALgDAAAAAA==&#10;" path="m0,0l66946,0,66946,213791,0,213791,0,0e">
                    <v:fill on="t" focussize="0,0"/>
                    <v:stroke on="f" weight="0pt" joinstyle="round" endcap="round"/>
                    <v:imagedata o:title=""/>
                    <o:lock v:ext="edit" aspectratio="f"/>
                  </v:shape>
                  <v:shape id="Shape 1097" o:spid="_x0000_s1026" o:spt="100" style="position:absolute;left:357042;top:1523218;height:213791;width:66946;" filled="f" stroked="t" coordsize="66946,213791" o:gfxdata="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OkxG8AAAA&#10;3QAAAA8AAAAAAAAAAQAgAAAAIgAAAGRycy9kb3ducmV2LnhtbFBLAQIUABQAAAAIAIdO4kAzLwWe&#10;OwAAADkAAAAQAAAAAAAAAAEAIAAAAAsBAABkcnMvc2hhcGV4bWwueG1sUEsFBgAAAAAGAAYAWwEA&#10;ALUDAAAAAA==&#10;" path="m0,213791l66946,213791,66946,0,0,0xe">
                    <v:fill on="f" focussize="0,0"/>
                    <v:stroke weight="0.465354330708661pt" color="#5692C9" miterlimit="8" joinstyle="round" endcap="round"/>
                    <v:imagedata o:title=""/>
                    <o:lock v:ext="edit" aspectratio="f"/>
                  </v:shape>
                  <v:shape id="Shape 1098" o:spid="_x0000_s1026" o:spt="100" style="position:absolute;left:390515;top:1656873;height:0;width:4395663;" filled="f" stroked="t" coordsize="4395663,1" o:gfxdata="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e1qi/&#10;AAAA3QAAAA8AAAAAAAAAAQAgAAAAIgAAAGRycy9kb3ducmV2LnhtbFBLAQIUABQAAAAIAIdO4kAz&#10;LwWeOwAAADkAAAAQAAAAAAAAAAEAIAAAAA4BAABkcnMvc2hhcGV4bWwueG1sUEsFBgAAAAAGAAYA&#10;WwEAALgDAAAAAA==&#10;" path="m0,0l4395663,0e">
                    <v:fill on="f" focussize="0,0"/>
                    <v:stroke weight="0.465354330708661pt" color="#5692C9" miterlimit="8" joinstyle="round" endcap="round"/>
                    <v:imagedata o:title=""/>
                    <o:lock v:ext="edit" aspectratio="f"/>
                  </v:shape>
                  <v:shape id="Shape 1099" o:spid="_x0000_s1026" o:spt="100" style="position:absolute;left:4778857;top:1621614;height:70519;width:58886;" fillcolor="#5692C9" filled="t" stroked="f" coordsize="58886,70519" o:gfxdata="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m1MaugAAAN0A&#10;AAAPAAAAAAAAAAEAIAAAACIAAABkcnMvZG93bnJldi54bWxQSwECFAAUAAAACACHTuJAMy8FnjsA&#10;AAA5AAAAEAAAAAAAAAABACAAAAAJAQAAZHJzL3NoYXBleG1sLnhtbFBLBQYAAAAABgAGAFsBAACz&#10;AwAAAAA=&#10;" path="m0,0l58886,35259,0,70519,0,0xe">
                    <v:fill on="t" focussize="0,0"/>
                    <v:stroke on="f" weight="0pt" joinstyle="round" endcap="round"/>
                    <v:imagedata o:title=""/>
                    <o:lock v:ext="edit" aspectratio="f"/>
                  </v:shape>
                  <v:shape id="Shape 6140" o:spid="_x0000_s1026" o:spt="100" style="position:absolute;left:357042;top:563944;height:160346;width:66946;" fillcolor="#5B9BD5" filled="t" stroked="f" coordsize="66946,160346" o:gfxdata="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VeNzstAAAAN0AAAAPAAAA&#10;AAAAAAEAIAAAACIAAABkcnMvZG93bnJldi54bWxQSwECFAAUAAAACACHTuJAMy8FnjsAAAA5AAAA&#10;EAAAAAAAAAABACAAAAADAQAAZHJzL3NoYXBleG1sLnhtbFBLBQYAAAAABgAGAFsBAACtAwAAAAA=&#10;" path="m0,0l66946,0,66946,160346,0,160346,0,0e">
                    <v:fill on="t" focussize="0,0"/>
                    <v:stroke on="f" weight="0pt" joinstyle="round" endcap="round"/>
                    <v:imagedata o:title=""/>
                    <o:lock v:ext="edit" aspectratio="f"/>
                  </v:shape>
                  <v:shape id="Shape 1101" o:spid="_x0000_s1026" o:spt="100" style="position:absolute;left:357042;top:563944;height:160346;width:66946;" filled="f" stroked="t" coordsize="66946,160346" o:gfxdata="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WabsAAADd&#10;AAAADwAAAAAAAAABACAAAAAiAAAAZHJzL2Rvd25yZXYueG1sUEsBAhQAFAAAAAgAh07iQDMvBZ47&#10;AAAAOQAAABAAAAAAAAAAAQAgAAAACgEAAGRycy9zaGFwZXhtbC54bWxQSwUGAAAAAAYABgBbAQAA&#10;tAMAAAAA&#10;" path="m0,160346l66946,160346,66946,0,0,0xe">
                    <v:fill on="f" focussize="0,0"/>
                    <v:stroke weight="0.465354330708661pt" color="#5692C9" miterlimit="8" joinstyle="round" endcap="round"/>
                    <v:imagedata o:title=""/>
                    <o:lock v:ext="edit" aspectratio="f"/>
                  </v:shape>
                  <v:rect id="Rectangle 1103" o:spid="_x0000_s1026" o:spt="1" style="position:absolute;left:1441069;top:1447475;height:138546;width:59975;" filled="f" stroked="f" coordsize="21600,21600" o:gfxdata="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LER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04" o:spid="_x0000_s1026" o:spt="1" style="position:absolute;left:1487043;top:1447475;height:138546;width:24665;" filled="f" stroked="f" coordsize="21600,21600" o:gfxdata="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Sll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5701" o:spid="_x0000_s1026" o:spt="1" style="position:absolute;left:1553408;top:1447475;height:138546;width:30295;" filled="f" stroked="f" coordsize="21600,21600" o:gfxdata="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DS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 </w:t>
                          </w:r>
                        </w:p>
                      </w:txbxContent>
                    </v:textbox>
                  </v:rect>
                  <v:rect id="Rectangle 5700" o:spid="_x0000_s1026" o:spt="1" style="position:absolute;left:1506173;top:1447475;height:138546;width:59975;" filled="f" stroked="f" coordsize="21600,21600" o:gfxdata="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EEkR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1106" o:spid="_x0000_s1026" o:spt="1" style="position:absolute;left:1575576;top:1447308;height:339928;width:1147300;" filled="f" stroked="f" coordsize="21600,21600" o:gfxdata="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PEo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公寓运营商基础信息获取</w:t>
                          </w:r>
                        </w:p>
                      </w:txbxContent>
                    </v:textbox>
                  </v:rect>
                  <v:rect id="Rectangle 1107" o:spid="_x0000_s1026" o:spt="1" style="position:absolute;left:2442586;top:1447475;height:138546;width:289537;" filled="f" stroked="f" coordsize="21600,21600" o:gfxdata="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7c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alipay</w:t>
                          </w:r>
                        </w:p>
                      </w:txbxContent>
                    </v:textbox>
                  </v:rect>
                  <v:rect id="Rectangle 1108" o:spid="_x0000_s1026" o:spt="1" style="position:absolute;left:2663641;top:1447475;height:138546;width:24665;" filled="f" stroked="f" coordsize="21600,21600" o:gfxdata="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XCN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09" o:spid="_x0000_s1026" o:spt="1" style="position:absolute;left:2682535;top:1447475;height:138546;width:175421;" filled="f" stroked="f" coordsize="21600,21600" o:gfxdata="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EIb7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eco</w:t>
                          </w:r>
                        </w:p>
                      </w:txbxContent>
                    </v:textbox>
                  </v:rect>
                  <v:rect id="Rectangle 1110" o:spid="_x0000_s1026" o:spt="1" style="position:absolute;left:2816916;top:1447475;height:138546;width:24665;" filled="f" stroked="f" coordsize="21600,21600" o:gfxdata="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zub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1" o:spid="_x0000_s1026" o:spt="1" style="position:absolute;left:2835753;top:1447308;height:304302;width:506818;" filled="f" stroked="f" coordsize="21600,21600" o:gfxdata="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HC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renthouse</w:t>
                          </w:r>
                        </w:p>
                      </w:txbxContent>
                    </v:textbox>
                  </v:rect>
                  <v:rect id="Rectangle 1112" o:spid="_x0000_s1026" o:spt="1" style="position:absolute;left:3217066;top:1447475;height:138546;width:24665;" filled="f" stroked="f" coordsize="21600,21600" o:gfxdata="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m2CV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3" o:spid="_x0000_s1026" o:spt="1" style="position:absolute;left:3235959;top:1447475;height:138546;width:111566;" filled="f" stroked="f" coordsize="21600,21600" o:gfxdata="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hJ8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ka</w:t>
                          </w:r>
                        </w:p>
                      </w:txbxContent>
                    </v:textbox>
                  </v:rect>
                  <v:rect id="Rectangle 1114" o:spid="_x0000_s1026" o:spt="1" style="position:absolute;left:3322319;top:1447475;height:138546;width:24665;" filled="f" stroked="f" coordsize="21600,21600" o:gfxdata="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Iv7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5" o:spid="_x0000_s1026" o:spt="1" style="position:absolute;left:3341382;top:1447307;height:322115;width:425965;" filled="f" stroked="f" coordsize="21600,21600" o:gfxdata="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EGi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baseinfo</w:t>
                          </w:r>
                        </w:p>
                      </w:txbxContent>
                    </v:textbox>
                  </v:rect>
                  <v:rect id="Rectangle 1116" o:spid="_x0000_s1026" o:spt="1" style="position:absolute;left:3663427;top:1447475;height:138546;width:24665;" filled="f" stroked="f" coordsize="21600,21600" o:gfxdata="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VaEV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7" o:spid="_x0000_s1026" o:spt="1" style="position:absolute;left:3682320;top:1447475;height:138546;width:282373;" filled="f" stroked="f" coordsize="21600,21600" o:gfxdata="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GiHP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 xml:space="preserve">query </w:t>
                          </w:r>
                        </w:p>
                      </w:txbxContent>
                    </v:textbox>
                  </v:rect>
                  <v:shape id="Shape 1118" o:spid="_x0000_s1026" o:spt="100" style="position:absolute;left:4837742;top:1656873;height:400864;width:141702;" filled="f" stroked="t" coordsize="141702,400864" o:gfxdata="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zhD5vQAA&#10;AN0AAAAPAAAAAAAAAAEAIAAAACIAAABkcnMvZG93bnJldi54bWxQSwECFAAUAAAACACHTuJAMy8F&#10;njsAAAA5AAAAEAAAAAAAAAABACAAAAAMAQAAZHJzL3NoYXBleG1sLnhtbFBLBQYAAAAABgAGAFsB&#10;AAC2AwAAAAA=&#10;" path="m0,0l141702,0,141702,400864,51485,400864e">
                    <v:fill on="f" focussize="0,0"/>
                    <v:stroke weight="0.465354330708661pt" color="#6CA43E" miterlimit="8" joinstyle="round" endcap="round"/>
                    <v:imagedata o:title=""/>
                    <o:lock v:ext="edit" aspectratio="f"/>
                  </v:shape>
                  <v:shape id="Shape 1119" o:spid="_x0000_s1026" o:spt="100" style="position:absolute;left:4837742;top:2022478;height:70519;width:58885;" fillcolor="#6CA43E" filled="t" stroked="f" coordsize="58885,70519" o:gfxdata="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awECK8AAAA&#10;3QAAAA8AAAAAAAAAAQAgAAAAIgAAAGRycy9kb3ducmV2LnhtbFBLAQIUABQAAAAIAIdO4kAzLwWe&#10;OwAAADkAAAAQAAAAAAAAAAEAIAAAAAsBAABkcnMvc2hhcGV4bWwueG1sUEsFBgAAAAAGAAYAWwEA&#10;ALUDAAAAAA==&#10;" path="m58885,0l58885,70519,0,35259,58885,0xe">
                    <v:fill on="t" focussize="0,0"/>
                    <v:stroke on="f" weight="0pt" joinstyle="round" endcap="round"/>
                    <v:imagedata o:title=""/>
                    <o:lock v:ext="edit" aspectratio="f"/>
                  </v:shape>
                  <v:rect id="Rectangle 1121" o:spid="_x0000_s1026" o:spt="1" style="position:absolute;left:5203648;top:1822712;height:138191;width:59822;" filled="f" stroked="f" coordsize="21600,21600" o:gfxdata="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NPWn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4"/>
                            </w:rPr>
                            <w:t>2</w:t>
                          </w:r>
                        </w:p>
                      </w:txbxContent>
                    </v:textbox>
                  </v:rect>
                  <v:rect id="Rectangle 1122" o:spid="_x0000_s1026" o:spt="1" style="position:absolute;left:5249858;top:1822712;height:138191;width:24602;" filled="f" stroked="f" coordsize="21600,21600" o:gfxdata="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AUjq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23" o:spid="_x0000_s1026" o:spt="1" style="position:absolute;left:5268752;top:1822712;height:138191;width:59822;" filled="f" stroked="f" coordsize="21600,21600" o:gfxdata="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N7X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24" o:spid="_x0000_s1026" o:spt="1" style="position:absolute;left:5314857;top:1822502;height:243804;width:416607;" filled="f" stroked="f" coordsize="21600,21600" o:gfxdata="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CkdQ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 xml:space="preserve">获取信息 </w:t>
                          </w:r>
                        </w:p>
                      </w:txbxContent>
                    </v:textbox>
                  </v:rect>
                  <v:shape id="Shape 6141" o:spid="_x0000_s1026" o:spt="100" style="position:absolute;left:357042;top:1962065;height:229262;width:66946;" fillcolor="#5B9BD5" filled="t" stroked="f" coordsize="66946,229262" o:gfxdata="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KY5q/&#10;AAAA3QAAAA8AAAAAAAAAAQAgAAAAIgAAAGRycy9kb3ducmV2LnhtbFBLAQIUABQAAAAIAIdO4kAz&#10;LwWeOwAAADkAAAAQAAAAAAAAAAEAIAAAAA4BAABkcnMvc2hhcGV4bWwueG1sUEsFBgAAAAAGAAYA&#10;WwEAALgDAAAAAA==&#10;" path="m0,0l66946,0,66946,229262,0,229262,0,0e">
                    <v:fill on="t" focussize="0,0"/>
                    <v:stroke on="f" weight="0pt" joinstyle="round" endcap="round"/>
                    <v:imagedata o:title=""/>
                    <o:lock v:ext="edit" aspectratio="f"/>
                  </v:shape>
                  <v:shape id="Shape 1126" o:spid="_x0000_s1026" o:spt="100" style="position:absolute;left:357042;top:1962065;height:229262;width:66946;" filled="f" stroked="t" coordsize="66946,229262" o:gfxdata="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57hr4A&#10;AADdAAAADwAAAAAAAAABACAAAAAiAAAAZHJzL2Rvd25yZXYueG1sUEsBAhQAFAAAAAgAh07iQDMv&#10;BZ47AAAAOQAAABAAAAAAAAAAAQAgAAAADQEAAGRycy9zaGFwZXhtbC54bWxQSwUGAAAAAAYABgBb&#10;AQAAtwMAAAAA&#10;" path="m0,229262l66946,229262,66946,0,0,0xe">
                    <v:fill on="f" focussize="0,0"/>
                    <v:stroke weight="0.465354330708661pt" color="#5692C9" miterlimit="8" joinstyle="round" endcap="round"/>
                    <v:imagedata o:title=""/>
                    <o:lock v:ext="edit" aspectratio="f"/>
                  </v:shape>
                  <v:shape id="Shape 1127" o:spid="_x0000_s1026" o:spt="100" style="position:absolute;left:390515;top:2057737;height:0;width:4447227;" filled="f" stroked="t" coordsize="4447227,1" o:gfxdata="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KEH&#10;MMEAAADdAAAADwAAAAAAAAABACAAAAAiAAAAZHJzL2Rvd25yZXYueG1sUEsBAhQAFAAAAAgAh07i&#10;QDMvBZ47AAAAOQAAABAAAAAAAAAAAQAgAAAAEAEAAGRycy9zaGFwZXhtbC54bWxQSwUGAAAAAAYA&#10;BgBbAQAAugMAAAAA&#10;" path="m4447227,0l0,0e">
                    <v:fill on="f" focussize="0,0"/>
                    <v:stroke weight="0.465354330708661pt" color="#6CA43E" miterlimit="8" joinstyle="round" endcap="round"/>
                    <v:imagedata o:title=""/>
                    <o:lock v:ext="edit" aspectratio="f"/>
                  </v:shape>
                  <v:shape id="Shape 1128" o:spid="_x0000_s1026" o:spt="100" style="position:absolute;left:390515;top:2022478;height:70519;width:58885;" filled="f" stroked="t" coordsize="58885,70519" o:gfxdata="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sHFDm/&#10;AAAA3QAAAA8AAAAAAAAAAQAgAAAAIgAAAGRycy9kb3ducmV2LnhtbFBLAQIUABQAAAAIAIdO4kAz&#10;LwWeOwAAADkAAAAQAAAAAAAAAAEAIAAAAA4BAABkcnMvc2hhcGV4bWwueG1sUEsFBgAAAAAGAAYA&#10;WwEAALgDAAAAAA==&#10;" path="m58885,0l0,35259,58885,70519e">
                    <v:fill on="f" focussize="0,0"/>
                    <v:stroke weight="0.465354330708661pt" color="#6CA43E" miterlimit="8" joinstyle="round" endcap="round"/>
                    <v:imagedata o:title=""/>
                    <o:lock v:ext="edit" aspectratio="f"/>
                  </v:shape>
                  <v:rect id="Rectangle 1130" o:spid="_x0000_s1026" o:spt="1" style="position:absolute;left:2244436;top:811973;height:227117;width:132913;" filled="f" stroked="f" coordsize="21600,21600" o:gfxdata="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G5d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31" o:spid="_x0000_s1026" o:spt="1" style="position:absolute;left:2363706;top:812066;height:138191;width:24602;" filled="f" stroked="f" coordsize="21600,21600" o:gfxdata="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KQE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32" o:spid="_x0000_s1026" o:spt="1" style="position:absolute;left:2341381;top:811973;height:238993;width:101149;" filled="f" stroked="f" coordsize="21600,21600" o:gfxdata="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Y3j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2</w:t>
                          </w:r>
                        </w:p>
                      </w:txbxContent>
                    </v:textbox>
                  </v:rect>
                  <v:rect id="Rectangle 1133" o:spid="_x0000_s1026" o:spt="1" style="position:absolute;left:2428968;top:812066;height:138191;width:24602;" filled="f" stroked="f" coordsize="21600,21600" o:gfxdata="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Ue6y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34" o:spid="_x0000_s1026" o:spt="1" style="position:absolute;left:2447891;top:811973;height:304307;width:628023;" filled="f" stroked="f" coordsize="21600,21600" o:gfxdata="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feP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 xml:space="preserve">同步结果返回 </w:t>
                          </w:r>
                        </w:p>
                      </w:txbxContent>
                    </v:textbox>
                  </v:rect>
                  <v:rect id="Rectangle 1136" o:spid="_x0000_s1026" o:spt="1" style="position:absolute;left:2276244;top:1896043;height:138546;width:59975;" filled="f" stroked="f" coordsize="21600,21600" o:gfxdata="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PYN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37" o:spid="_x0000_s1026" o:spt="1" style="position:absolute;left:2322376;top:1896043;height:138546;width:24665;" filled="f" stroked="f" coordsize="21600,21600" o:gfxdata="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r32v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38" o:spid="_x0000_s1026" o:spt="1" style="position:absolute;left:2341427;top:1896043;height:138546;width:59975;" filled="f" stroked="f" coordsize="21600,21600" o:gfxdata="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w6d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39" o:spid="_x0000_s1026" o:spt="1" style="position:absolute;left:2387716;top:1896043;height:138546;width:24665;" filled="f" stroked="f" coordsize="21600,21600" o:gfxdata="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8TE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40" o:spid="_x0000_s1026" o:spt="1" style="position:absolute;left:2406562;top:1895825;height:289234;width:628303;" filled="f" stroked="f" coordsize="21600,21600" o:gfxdata="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Alq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 xml:space="preserve">同步结果返回 </w:t>
                          </w:r>
                        </w:p>
                      </w:txbxContent>
                    </v:textbox>
                  </v:rect>
                  <v:shape id="Shape 6142" o:spid="_x0000_s1026" o:spt="100" style="position:absolute;left:357042;top:2538708;height:187073;width:66946;" fillcolor="#5B9BD5" filled="t" stroked="f" coordsize="66946,187073" o:gfxdata="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NOvsG/&#10;AAAA3QAAAA8AAAAAAAAAAQAgAAAAIgAAAGRycy9kb3ducmV2LnhtbFBLAQIUABQAAAAIAIdO4kAz&#10;LwWeOwAAADkAAAAQAAAAAAAAAAEAIAAAAA4BAABkcnMvc2hhcGV4bWwueG1sUEsFBgAAAAAGAAYA&#10;WwEAALgDAAAAAA==&#10;" path="m0,0l66946,0,66946,187073,0,187073,0,0e">
                    <v:fill on="t" focussize="0,0"/>
                    <v:stroke on="f" weight="0pt" joinstyle="round" endcap="round"/>
                    <v:imagedata o:title=""/>
                    <o:lock v:ext="edit" aspectratio="f"/>
                  </v:shape>
                  <v:shape id="Shape 1142" o:spid="_x0000_s1026" o:spt="100" style="position:absolute;left:357042;top:2538708;height:187073;width:66946;" filled="f" stroked="t" coordsize="66946,187073" o:gfxdata="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JTfHvQAA&#10;AN0AAAAPAAAAAAAAAAEAIAAAACIAAABkcnMvZG93bnJldi54bWxQSwECFAAUAAAACACHTuJAMy8F&#10;njsAAAA5AAAAEAAAAAAAAAABACAAAAAMAQAAZHJzL3NoYXBleG1sLnhtbFBLBQYAAAAABgAGAFsB&#10;AAC2AwAAAAA=&#10;" path="m0,187073l66946,187073,66946,0,0,0xe">
                    <v:fill on="f" focussize="0,0"/>
                    <v:stroke weight="0.465354330708661pt" color="#5692C9" miterlimit="8" joinstyle="round" endcap="round"/>
                    <v:imagedata o:title=""/>
                    <o:lock v:ext="edit" aspectratio="f"/>
                  </v:shape>
                  <v:shape id="Shape 6143" o:spid="_x0000_s1026" o:spt="100" style="position:absolute;left:4804205;top:2538756;height:759530;width:66947;" fillcolor="#73AE42" filled="t" stroked="f" coordsize="66947,759530" o:gfxdata="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lFcu/&#10;AAAA3QAAAA8AAAAAAAAAAQAgAAAAIgAAAGRycy9kb3ducmV2LnhtbFBLAQIUABQAAAAIAIdO4kAz&#10;LwWeOwAAADkAAAAQAAAAAAAAAAEAIAAAAA4BAABkcnMvc2hhcGV4bWwueG1sUEsFBgAAAAAGAAYA&#10;WwEAALgDAAAAAA==&#10;" path="m0,0l66947,0,66947,759530,0,759530,0,0e">
                    <v:fill on="t" focussize="0,0"/>
                    <v:stroke on="f" weight="0pt" joinstyle="round" endcap="round"/>
                    <v:imagedata o:title=""/>
                    <o:lock v:ext="edit" aspectratio="f"/>
                  </v:shape>
                  <v:shape id="Shape 1144" o:spid="_x0000_s1026" o:spt="100" style="position:absolute;left:4804205;top:2538756;height:759530;width:66947;" filled="f" stroked="t" coordsize="66947,759530" o:gfxdata="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2tbSvQAA&#10;AN0AAAAPAAAAAAAAAAEAIAAAACIAAABkcnMvZG93bnJldi54bWxQSwECFAAUAAAACACHTuJAMy8F&#10;njsAAAA5AAAAEAAAAAAAAAABACAAAAAMAQAAZHJzL3NoYXBleG1sLnhtbFBLBQYAAAAABgAGAFsB&#10;AAC2AwAAAAA=&#10;" path="m0,759530l66947,759530,66947,0,0,0xe">
                    <v:fill on="f" focussize="0,0"/>
                    <v:stroke weight="0.465354330708661pt" color="#6CA43E" miterlimit="8" joinstyle="round" endcap="round"/>
                    <v:imagedata o:title=""/>
                    <o:lock v:ext="edit" aspectratio="f"/>
                  </v:shape>
                  <v:shape id="Shape 1145" o:spid="_x0000_s1026" o:spt="100" style="position:absolute;left:4871199;top:2699101;height:507764;width:141702;" filled="f" stroked="t" coordsize="141702,507764" o:gfxdata="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EHGIb4A&#10;AADdAAAADwAAAAAAAAABACAAAAAiAAAAZHJzL2Rvd25yZXYueG1sUEsBAhQAFAAAAAgAh07iQDMv&#10;BZ47AAAAOQAAABAAAAAAAAAAAQAgAAAADQEAAGRycy9zaGFwZXhtbC54bWxQSwUGAAAAAAYABgBb&#10;AQAAtwMAAAAA&#10;" path="m0,0l141702,0,141702,507764,51485,507764e">
                    <v:fill on="f" focussize="0,0"/>
                    <v:stroke weight="0.465354330708661pt" color="#6CA43E" miterlimit="8" joinstyle="round" endcap="round"/>
                    <v:imagedata o:title=""/>
                    <o:lock v:ext="edit" aspectratio="f"/>
                  </v:shape>
                  <v:shape id="Shape 1146" o:spid="_x0000_s1026" o:spt="100" style="position:absolute;left:4871199;top:3171596;height:70519;width:58885;" fillcolor="#6CA43E" filled="t" stroked="f" coordsize="58885,70519" o:gfxdata="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KtNvQAA&#10;AN0AAAAPAAAAAAAAAAEAIAAAACIAAABkcnMvZG93bnJldi54bWxQSwECFAAUAAAACACHTuJAMy8F&#10;njsAAAA5AAAAEAAAAAAAAAABACAAAAAMAQAAZHJzL3NoYXBleG1sLnhtbFBLBQYAAAAABgAGAFsB&#10;AAC2AwAAAAA=&#10;" path="m58885,0l58885,70519,0,35269,58885,0xe">
                    <v:fill on="t" focussize="0,0"/>
                    <v:stroke on="f" weight="0pt" joinstyle="round" endcap="round"/>
                    <v:imagedata o:title=""/>
                    <o:lock v:ext="edit" aspectratio="f"/>
                  </v:shape>
                  <v:rect id="Rectangle 1148" o:spid="_x0000_s1026" o:spt="1" style="position:absolute;left:5124924;top:2920308;height:138192;width:59822;" filled="f" stroked="f" coordsize="21600,21600" o:gfxdata="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2mq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3</w:t>
                          </w:r>
                        </w:p>
                      </w:txbxContent>
                    </v:textbox>
                  </v:rect>
                  <v:rect id="Rectangle 1149" o:spid="_x0000_s1026" o:spt="1" style="position:absolute;left:5171135;top:2920308;height:138192;width:24602;" filled="f" stroked="f" coordsize="21600,21600" o:gfxdata="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6Pz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50" o:spid="_x0000_s1026" o:spt="1" style="position:absolute;left:5190028;top:2920308;height:138192;width:59822;" filled="f" stroked="f" coordsize="21600,21600" o:gfxdata="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ZAH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51" o:spid="_x0000_s1026" o:spt="1" style="position:absolute;left:5236214;top:2919971;height:251259;width:628023;" filled="f" stroked="f" coordsize="21600,21600" o:gfxdata="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VpeC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4"/>
                            </w:rPr>
                            <w:t xml:space="preserve">注册服务地址 </w:t>
                          </w:r>
                        </w:p>
                      </w:txbxContent>
                    </v:textbox>
                  </v:rect>
                  <v:shape id="Shape 1152" o:spid="_x0000_s1026" o:spt="100" style="position:absolute;left:423988;top:2699101;height:0;width:4395647;" filled="f" stroked="t" coordsize="4395647,1" o:gfxdata="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EsAugAAAN0A&#10;AAAPAAAAAAAAAAEAIAAAACIAAABkcnMvZG93bnJldi54bWxQSwECFAAUAAAACACHTuJAMy8FnjsA&#10;AAA5AAAAEAAAAAAAAAABACAAAAAJAQAAZHJzL3NoYXBleG1sLnhtbFBLBQYAAAAABgAGAFsBAACz&#10;AwAAAAA=&#10;" path="m0,0l4395647,0e">
                    <v:fill on="f" focussize="0,0"/>
                    <v:stroke weight="0.465354330708661pt" color="#5692C9" miterlimit="8" joinstyle="round" endcap="round"/>
                    <v:imagedata o:title=""/>
                    <o:lock v:ext="edit" aspectratio="f"/>
                  </v:shape>
                  <v:shape id="Shape 1153" o:spid="_x0000_s1026" o:spt="100" style="position:absolute;left:4812314;top:2663842;height:70518;width:58885;" fillcolor="#5692C9" filled="t" stroked="f" coordsize="58885,70518" o:gfxdata="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2UjU25AAAA3QAA&#10;AA8AAAAAAAAAAQAgAAAAIgAAAGRycy9kb3ducmV2LnhtbFBLAQIUABQAAAAIAIdO4kAzLwWeOwAA&#10;ADkAAAAQAAAAAAAAAAEAIAAAAAgBAABkcnMvc2hhcGV4bWwueG1sUEsFBgAAAAAGAAYAWwEAALID&#10;AAAAAA==&#10;" path="m0,0l58885,35259,0,70518,0,0xe">
                    <v:fill on="t" focussize="0,0"/>
                    <v:stroke on="f" weight="0pt" joinstyle="round" endcap="round"/>
                    <v:imagedata o:title=""/>
                    <o:lock v:ext="edit" aspectratio="f"/>
                  </v:shape>
                  <v:shape id="Shape 1154" o:spid="_x0000_s1026" o:spt="100" style="position:absolute;left:390515;top:3206856;height:0;width:4413691;" filled="f" stroked="t" coordsize="4413691,1" o:gfxdata="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byM28AAAA&#10;3QAAAA8AAAAAAAAAAQAgAAAAIgAAAGRycy9kb3ducmV2LnhtbFBLAQIUABQAAAAIAIdO4kAzLwWe&#10;OwAAADkAAAAQAAAAAAAAAAEAIAAAAAsBAABkcnMvc2hhcGV4bWwueG1sUEsFBgAAAAAGAAYAWwEA&#10;ALUDAAAAAA==&#10;" path="m4413691,0l0,0e">
                    <v:fill on="f" focussize="0,0"/>
                    <v:stroke weight="0.465354330708661pt" color="#6CA43E" miterlimit="8" joinstyle="round" endcap="round"/>
                    <v:imagedata o:title=""/>
                    <o:lock v:ext="edit" aspectratio="f"/>
                  </v:shape>
                  <v:shape id="Shape 1155" o:spid="_x0000_s1026" o:spt="100" style="position:absolute;left:390515;top:3171596;height:70519;width:58885;" filled="f" stroked="t" coordsize="58885,70519" o:gfxdata="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0AyNq/&#10;AAAA3QAAAA8AAAAAAAAAAQAgAAAAIgAAAGRycy9kb3ducmV2LnhtbFBLAQIUABQAAAAIAIdO4kAz&#10;LwWeOwAAADkAAAAQAAAAAAAAAAEAIAAAAA4BAABkcnMvc2hhcGV4bWwueG1sUEsFBgAAAAAGAAYA&#10;WwEAALgDAAAAAA==&#10;" path="m58885,0l0,35260,58885,70519e">
                    <v:fill on="f" focussize="0,0"/>
                    <v:stroke weight="0.465354330708661pt" color="#6CA43E" miterlimit="8" joinstyle="round" endcap="round"/>
                    <v:imagedata o:title=""/>
                    <o:lock v:ext="edit" aspectratio="f"/>
                  </v:shape>
                  <v:shape id="Shape 6144" o:spid="_x0000_s1026" o:spt="100" style="position:absolute;left:357042;top:3073247;height:267236;width:66946;" fillcolor="#5B9BD5" filled="t" stroked="f" coordsize="66946,267236" o:gfxdata="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i4EE&#10;wAAAAN0AAAAPAAAAAAAAAAEAIAAAACIAAABkcnMvZG93bnJldi54bWxQSwECFAAUAAAACACHTuJA&#10;My8FnjsAAAA5AAAAEAAAAAAAAAABACAAAAAPAQAAZHJzL3NoYXBleG1sLnhtbFBLBQYAAAAABgAG&#10;AFsBAAC5AwAAAAA=&#10;" path="m0,0l66946,0,66946,267236,0,267236,0,0e">
                    <v:fill on="t" focussize="0,0"/>
                    <v:stroke on="f" weight="0pt" joinstyle="round" endcap="round"/>
                    <v:imagedata o:title=""/>
                    <o:lock v:ext="edit" aspectratio="f"/>
                  </v:shape>
                  <v:shape id="Shape 1157" o:spid="_x0000_s1026" o:spt="100" style="position:absolute;left:357042;top:3073247;height:267236;width:66946;" filled="f" stroked="t" coordsize="66946,267236" o:gfxdata="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FsHavQAA&#10;AN0AAAAPAAAAAAAAAAEAIAAAACIAAABkcnMvZG93bnJldi54bWxQSwECFAAUAAAACACHTuJAMy8F&#10;njsAAAA5AAAAEAAAAAAAAAABACAAAAAMAQAAZHJzL3NoYXBleG1sLnhtbFBLBQYAAAAABgAGAFsB&#10;AAC2AwAAAAA=&#10;" path="m0,267236l66946,267236,66946,0,0,0xe">
                    <v:fill on="f" focussize="0,0"/>
                    <v:stroke weight="0.465354330708661pt" color="#5692C9" miterlimit="8" joinstyle="round" endcap="round"/>
                    <v:imagedata o:title=""/>
                    <o:lock v:ext="edit" aspectratio="f"/>
                  </v:shape>
                  <v:rect id="Rectangle 1159" o:spid="_x0000_s1026" o:spt="1" style="position:absolute;left:1486650;top:2518456;height:138547;width:59975;" filled="f" stroked="f" coordsize="21600,21600" o:gfxdata="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jqe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3</w:t>
                          </w:r>
                        </w:p>
                      </w:txbxContent>
                    </v:textbox>
                  </v:rect>
                  <v:rect id="Rectangle 1160" o:spid="_x0000_s1026" o:spt="1" style="position:absolute;left:1532782;top:2518456;height:138547;width:24665;" filled="f" stroked="f" coordsize="21600,21600" o:gfxdata="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1ys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5702" o:spid="_x0000_s1026" o:spt="1" style="position:absolute;left:1551832;top:2518456;height:138547;width:59975;" filled="f" stroked="f" coordsize="21600,21600" o:gfxdata="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mqr4&#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5703" o:spid="_x0000_s1026" o:spt="1" style="position:absolute;left:1599068;top:2518456;height:138547;width:30295;" filled="f" stroked="f" coordsize="21600,21600" o:gfxdata="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1g9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 </w:t>
                          </w:r>
                        </w:p>
                      </w:txbxContent>
                    </v:textbox>
                  </v:rect>
                  <v:rect id="Rectangle 1162" o:spid="_x0000_s1026" o:spt="1" style="position:absolute;left:1621313;top:2518166;height:379413;width:1146481;" filled="f" stroked="f" coordsize="21600,21600" o:gfxdata="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mvxK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公寓运营商服务地址注册</w:t>
                          </w:r>
                        </w:p>
                      </w:txbxContent>
                    </v:textbox>
                  </v:rect>
                  <v:rect id="Rectangle 1163" o:spid="_x0000_s1026" o:spt="1" style="position:absolute;left:2488246;top:2518456;height:138547;width:24665;" filled="f" stroked="f" coordsize="21600,21600" o:gfxdata="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dUs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4" o:spid="_x0000_s1026" o:spt="1" style="position:absolute;left:2507140;top:2518456;height:138547;width:289537;" filled="f" stroked="f" coordsize="21600,21600" o:gfxdata="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s7Mx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alipay</w:t>
                          </w:r>
                        </w:p>
                      </w:txbxContent>
                    </v:textbox>
                  </v:rect>
                  <v:rect id="Rectangle 1165" o:spid="_x0000_s1026" o:spt="1" style="position:absolute;left:2728116;top:2518456;height:138547;width:24665;" filled="f" stroked="f" coordsize="21600,21600" o:gfxdata="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JpX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6" o:spid="_x0000_s1026" o:spt="1" style="position:absolute;left:2747245;top:2518456;height:138547;width:174910;" filled="f" stroked="f" coordsize="21600,21600" o:gfxdata="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Q9y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eco</w:t>
                          </w:r>
                        </w:p>
                      </w:txbxContent>
                    </v:textbox>
                  </v:rect>
                  <v:rect id="Rectangle 1167" o:spid="_x0000_s1026" o:spt="1" style="position:absolute;left:2881469;top:2518456;height:138547;width:24665;" filled="f" stroked="f" coordsize="21600,21600" o:gfxdata="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YcUr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8" o:spid="_x0000_s1026" o:spt="1" style="position:absolute;left:2900541;top:2518166;height:254722;width:505181;" filled="f" stroked="f" coordsize="21600,21600" o:gfxdata="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Dxs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renthouse</w:t>
                          </w:r>
                        </w:p>
                      </w:txbxContent>
                    </v:textbox>
                  </v:rect>
                  <v:rect id="Rectangle 1169" o:spid="_x0000_s1026" o:spt="1" style="position:absolute;left:3281619;top:2518456;height:138547;width:24665;" filled="f" stroked="f" coordsize="21600,21600" o:gfxdata="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PY1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0" o:spid="_x0000_s1026" o:spt="1" style="position:absolute;left:3300513;top:2518456;height:138547;width:111828;" filled="f" stroked="f" coordsize="21600,21600" o:gfxdata="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LFw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ka</w:t>
                          </w:r>
                        </w:p>
                      </w:txbxContent>
                    </v:textbox>
                  </v:rect>
                  <v:rect id="Rectangle 1171" o:spid="_x0000_s1026" o:spt="1" style="position:absolute;left:3387108;top:2518456;height:138547;width:24665;" filled="f" stroked="f" coordsize="21600,21600" o:gfxdata="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PmA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2" o:spid="_x0000_s1026" o:spt="1" style="position:absolute;left:3405855;top:2518166;height:301897;width:340404;" filled="f" stroked="f" coordsize="21600,21600" o:gfxdata="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yZ/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service</w:t>
                          </w:r>
                        </w:p>
                      </w:txbxContent>
                    </v:textbox>
                  </v:rect>
                  <v:rect id="Rectangle 1173" o:spid="_x0000_s1026" o:spt="1" style="position:absolute;left:3663742;top:2518456;height:138546;width:24665;" filled="f" stroked="f" coordsize="21600,21600" o:gfxdata="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sJ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4" o:spid="_x0000_s1026" o:spt="1" style="position:absolute;left:3682798;top:2518165;height:302223;width:309086;" filled="f" stroked="f" coordsize="21600,21600" o:gfxdata="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F1o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5"/>
                            </w:rPr>
                            <w:t xml:space="preserve">create </w:t>
                          </w:r>
                        </w:p>
                      </w:txbxContent>
                    </v:textbox>
                  </v:rect>
                  <v:rect id="Rectangle 1176" o:spid="_x0000_s1026" o:spt="1" style="position:absolute;left:2276244;top:3027107;height:138546;width:59975;" filled="f" stroked="f" coordsize="21600,21600" o:gfxdata="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JYf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3</w:t>
                          </w:r>
                        </w:p>
                      </w:txbxContent>
                    </v:textbox>
                  </v:rect>
                  <v:rect id="Rectangle 1177" o:spid="_x0000_s1026" o:spt="1" style="position:absolute;left:2322376;top:3027107;height:138546;width:24665;" filled="f" stroked="f" coordsize="21600,21600" o:gfxdata="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8XEb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8" o:spid="_x0000_s1026" o:spt="1" style="position:absolute;left:2341427;top:3027107;height:138546;width:59975;" filled="f" stroked="f" coordsize="21600,21600" o:gfxdata="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WlA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79" o:spid="_x0000_s1026" o:spt="1" style="position:absolute;left:2387716;top:3027107;height:138546;width:24665;" filled="f" stroked="f" coordsize="21600,21600" o:gfxdata="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W9Ya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80" o:spid="_x0000_s1026" o:spt="1" style="position:absolute;left:2406562;top:3026759;height:357708;width:628303;" filled="f" stroked="f" coordsize="21600,21600" o:gfxdata="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Sw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同步结果返回 </w:t>
                          </w:r>
                        </w:p>
                      </w:txbxContent>
                    </v:textbox>
                  </v:rect>
                  <w10:wrap type="none"/>
                  <w10:anchorlock/>
                </v:group>
              </w:pict>
            </mc:Fallback>
          </mc:AlternateContent>
        </w:r>
      </w:del>
    </w:p>
    <w:p>
      <w:pPr>
        <w:pStyle w:val="4"/>
        <w:rPr>
          <w:del w:id="16" w:author="张燕明" w:date="2018-01-08T15:32:00Z"/>
        </w:rPr>
      </w:pPr>
      <w:del w:id="17" w:author="张燕明" w:date="2018-01-08T15:32:00Z">
        <w:r>
          <w:rPr/>
          <w:delText xml:space="preserve"> 接口说明</w:delText>
        </w:r>
      </w:del>
    </w:p>
    <w:p>
      <w:pPr>
        <w:pStyle w:val="5"/>
        <w:rPr>
          <w:del w:id="18" w:author="张燕明" w:date="2018-01-08T15:32:00Z"/>
        </w:rPr>
      </w:pPr>
      <w:del w:id="19" w:author="张燕明" w:date="2018-01-08T15:32:00Z">
        <w:r>
          <w:rPr/>
          <w:delText xml:space="preserve">公寓运营商基础信息维护（alipay.eco.renthouse.ka.baseinfo.sync） </w:delText>
        </w:r>
      </w:del>
    </w:p>
    <w:p>
      <w:pPr>
        <w:rPr>
          <w:del w:id="20" w:author="张燕明" w:date="2018-01-08T15:32:00Z"/>
        </w:rPr>
      </w:pPr>
      <w:del w:id="21" w:author="张燕明" w:date="2018-01-08T15:32:00Z">
        <w:commentRangeStart w:id="17"/>
        <w:r>
          <w:rPr>
            <w:rFonts w:hint="eastAsia"/>
          </w:rPr>
          <w:delText>对接租房tp时ka的基础信息维护</w:delText>
        </w:r>
        <w:commentRangeEnd w:id="17"/>
      </w:del>
      <w:del w:id="22" w:author="张燕明" w:date="2018-01-08T15:32:00Z">
        <w:r>
          <w:rPr>
            <w:rStyle w:val="15"/>
          </w:rPr>
          <w:commentReference w:id="17"/>
        </w:r>
      </w:del>
    </w:p>
    <w:p>
      <w:pPr>
        <w:pStyle w:val="5"/>
        <w:rPr>
          <w:del w:id="23" w:author="张燕明" w:date="2018-01-08T15:32:00Z"/>
        </w:rPr>
      </w:pPr>
      <w:del w:id="24" w:author="张燕明" w:date="2018-01-08T15:32:00Z">
        <w:r>
          <w:rPr/>
          <w:delText xml:space="preserve">公寓运营商基础信息获取（alipay.eco.renthouse.ka.baseinfo.query） </w:delText>
        </w:r>
      </w:del>
    </w:p>
    <w:p>
      <w:pPr>
        <w:rPr>
          <w:del w:id="25" w:author="张燕明" w:date="2018-01-08T15:32:00Z"/>
        </w:rPr>
      </w:pPr>
      <w:del w:id="26" w:author="张燕明" w:date="2018-01-08T15:32:00Z">
        <w:r>
          <w:rPr>
            <w:rFonts w:hint="eastAsia"/>
          </w:rPr>
          <w:delText>用来获取ka基础信息</w:delText>
        </w:r>
      </w:del>
    </w:p>
    <w:p>
      <w:pPr>
        <w:pStyle w:val="5"/>
        <w:rPr>
          <w:del w:id="27" w:author="张燕明" w:date="2018-01-08T15:32:00Z"/>
        </w:rPr>
      </w:pPr>
      <w:del w:id="28" w:author="张燕明" w:date="2018-01-08T15:32:00Z">
        <w:r>
          <w:rPr/>
          <w:delText xml:space="preserve">公寓运营商服务地址注册（alipay.eco.renthouse.ka.service.create） </w:delText>
        </w:r>
      </w:del>
    </w:p>
    <w:p>
      <w:pPr>
        <w:rPr>
          <w:del w:id="29" w:author="张燕明" w:date="2018-01-08T15:32:00Z"/>
          <w:rFonts w:ascii="Times New Roman" w:hAnsi="Times New Roman" w:eastAsia="Times New Roman" w:cs="Times New Roman"/>
        </w:rPr>
      </w:pPr>
      <w:del w:id="30" w:author="张燕明" w:date="2018-01-08T15:32:00Z">
        <w:r>
          <w:rPr/>
          <w:delText xml:space="preserve">通过此接口注册 </w:delText>
        </w:r>
      </w:del>
      <w:del w:id="31" w:author="张燕明" w:date="2018-01-08T15:32:00Z">
        <w:r>
          <w:rPr>
            <w:rFonts w:ascii="Times New Roman" w:hAnsi="Times New Roman" w:eastAsia="Times New Roman" w:cs="Times New Roman"/>
          </w:rPr>
          <w:delText xml:space="preserve">SPI </w:delText>
        </w:r>
      </w:del>
    </w:p>
    <w:p>
      <w:pPr>
        <w:rPr>
          <w:del w:id="32" w:author="张燕明" w:date="2018-01-08T15:32:00Z"/>
          <w:rFonts w:ascii="Times New Roman" w:hAnsi="Times New Roman" w:cs="Times New Roman"/>
        </w:rPr>
      </w:pPr>
    </w:p>
    <w:p>
      <w:pPr>
        <w:pStyle w:val="3"/>
        <w:rPr>
          <w:ins w:id="33" w:author="张燕明" w:date="2018-01-08T15:32:00Z"/>
        </w:rPr>
      </w:pPr>
      <w:ins w:id="34" w:author="张燕明" w:date="2018-01-08T15:32:00Z">
        <w:r>
          <w:rPr/>
          <w:t>公寓运营管理</w:t>
        </w:r>
      </w:ins>
    </w:p>
    <w:p>
      <w:pPr>
        <w:pStyle w:val="4"/>
        <w:rPr>
          <w:ins w:id="35" w:author="张燕明" w:date="2018-01-08T15:32:00Z"/>
        </w:rPr>
      </w:pPr>
      <w:ins w:id="36" w:author="张燕明" w:date="2018-01-08T15:32:00Z">
        <w:r>
          <w:rPr/>
          <w:t>场景</w:t>
        </w:r>
      </w:ins>
    </w:p>
    <w:p>
      <w:pPr>
        <w:rPr>
          <w:ins w:id="37" w:author="张燕明" w:date="2018-01-08T15:32:00Z"/>
        </w:rPr>
      </w:pPr>
      <w:ins w:id="38" w:author="张燕明" w:date="2018-01-08T15:32:00Z">
        <w:r>
          <w:rPr/>
          <w:t>开发者管理公寓基础信息，获取基本信息以及注册服务地址</w:t>
        </w:r>
      </w:ins>
      <w:ins w:id="39" w:author="张燕明" w:date="2018-01-08T15:32:00Z">
        <w:r>
          <w:rPr>
            <w:rFonts w:ascii="Times New Roman" w:hAnsi="Times New Roman" w:eastAsia="Times New Roman" w:cs="Times New Roman"/>
          </w:rPr>
          <w:t xml:space="preserve"> </w:t>
        </w:r>
      </w:ins>
    </w:p>
    <w:p>
      <w:pPr>
        <w:pStyle w:val="4"/>
        <w:keepNext w:val="0"/>
        <w:keepLines w:val="0"/>
        <w:spacing w:after="459"/>
        <w:rPr>
          <w:ins w:id="40" w:author="张燕明" w:date="2018-01-08T15:32:00Z"/>
        </w:rPr>
      </w:pPr>
      <w:ins w:id="41" w:author="张燕明" w:date="2018-01-08T15:32:00Z">
        <w:r>
          <w:rPr/>
          <w:t>流程</w:t>
        </w:r>
      </w:ins>
    </w:p>
    <w:p>
      <w:pPr>
        <w:spacing w:after="550"/>
        <w:ind w:left="509"/>
        <w:rPr>
          <w:ins w:id="42" w:author="张燕明" w:date="2018-01-08T15:32:00Z"/>
        </w:rPr>
      </w:pPr>
      <w:ins w:id="43" w:author="张燕明" w:date="2018-01-08T15:32:00Z">
        <w:r>
          <w:rPr/>
          <mc:AlternateContent>
            <mc:Choice Requires="wpg">
              <w:drawing>
                <wp:inline distT="0" distB="0" distL="0" distR="0">
                  <wp:extent cx="5864225" cy="3674110"/>
                  <wp:effectExtent l="0" t="0" r="0" b="21590"/>
                  <wp:docPr id="1" name="Group 5704"/>
                  <wp:cNvGraphicFramePr/>
                  <a:graphic xmlns:a="http://schemas.openxmlformats.org/drawingml/2006/main">
                    <a:graphicData uri="http://schemas.microsoft.com/office/word/2010/wordprocessingGroup">
                      <wpg:wgp>
                        <wpg:cNvGrpSpPr/>
                        <wpg:grpSpPr>
                          <a:xfrm>
                            <a:off x="0" y="0"/>
                            <a:ext cx="5864237" cy="3674533"/>
                            <a:chOff x="0" y="0"/>
                            <a:chExt cx="5864237" cy="3674533"/>
                          </a:xfrm>
                        </wpg:grpSpPr>
                        <wps:wsp>
                          <wps:cNvPr id="2" name="Shape 6132"/>
                          <wps:cNvSpPr/>
                          <wps:spPr>
                            <a:xfrm>
                              <a:off x="189676" y="40011"/>
                              <a:ext cx="401678" cy="240518"/>
                            </a:xfrm>
                            <a:custGeom>
                              <a:avLst/>
                              <a:gdLst/>
                              <a:ahLst/>
                              <a:cxnLst/>
                              <a:rect l="0" t="0" r="0" b="0"/>
                              <a:pathLst>
                                <a:path w="401678" h="240518">
                                  <a:moveTo>
                                    <a:pt x="0" y="0"/>
                                  </a:moveTo>
                                  <a:lnTo>
                                    <a:pt x="401678" y="0"/>
                                  </a:lnTo>
                                  <a:lnTo>
                                    <a:pt x="401678" y="240518"/>
                                  </a:lnTo>
                                  <a:lnTo>
                                    <a:pt x="0" y="240518"/>
                                  </a:lnTo>
                                  <a:lnTo>
                                    <a:pt x="0" y="0"/>
                                  </a:lnTo>
                                </a:path>
                              </a:pathLst>
                            </a:custGeom>
                            <a:ln w="0" cap="flat">
                              <a:miter lim="127000"/>
                            </a:ln>
                          </wps:spPr>
                          <wps:style>
                            <a:lnRef idx="0">
                              <a:srgbClr val="000000"/>
                            </a:lnRef>
                            <a:fillRef idx="1">
                              <a:srgbClr val="5B9BD5"/>
                            </a:fillRef>
                            <a:effectRef idx="0">
                              <a:scrgbClr r="0" g="0" b="0"/>
                            </a:effectRef>
                            <a:fontRef idx="none"/>
                          </wps:style>
                          <wps:bodyPr/>
                        </wps:wsp>
                        <wps:wsp>
                          <wps:cNvPr id="9" name="Shape 1047"/>
                          <wps:cNvSpPr/>
                          <wps:spPr>
                            <a:xfrm>
                              <a:off x="189676" y="40011"/>
                              <a:ext cx="401678" cy="240518"/>
                            </a:xfrm>
                            <a:custGeom>
                              <a:avLst/>
                              <a:gdLst/>
                              <a:ahLst/>
                              <a:cxnLst/>
                              <a:rect l="0" t="0" r="0" b="0"/>
                              <a:pathLst>
                                <a:path w="401678" h="240518">
                                  <a:moveTo>
                                    <a:pt x="0" y="240518"/>
                                  </a:moveTo>
                                  <a:lnTo>
                                    <a:pt x="401678" y="240518"/>
                                  </a:lnTo>
                                  <a:lnTo>
                                    <a:pt x="40167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0" name="Shape 1048"/>
                          <wps:cNvSpPr/>
                          <wps:spPr>
                            <a:xfrm>
                              <a:off x="390515" y="320691"/>
                              <a:ext cx="0" cy="3353842"/>
                            </a:xfrm>
                            <a:custGeom>
                              <a:avLst/>
                              <a:gdLst/>
                              <a:ahLst/>
                              <a:cxnLst/>
                              <a:rect l="0" t="0" r="0" b="0"/>
                              <a:pathLst>
                                <a:path h="3353842">
                                  <a:moveTo>
                                    <a:pt x="0" y="0"/>
                                  </a:moveTo>
                                  <a:lnTo>
                                    <a:pt x="0" y="3353842"/>
                                  </a:lnTo>
                                </a:path>
                              </a:pathLst>
                            </a:custGeom>
                            <a:ln w="5910" cap="rnd">
                              <a:custDash>
                                <a:ds d="700007" sp="500007"/>
                              </a:custDash>
                              <a:round/>
                            </a:ln>
                          </wps:spPr>
                          <wps:style>
                            <a:lnRef idx="1">
                              <a:srgbClr val="5692C9"/>
                            </a:lnRef>
                            <a:fillRef idx="0">
                              <a:srgbClr val="000000">
                                <a:alpha val="0"/>
                              </a:srgbClr>
                            </a:fillRef>
                            <a:effectRef idx="0">
                              <a:scrgbClr r="0" g="0" b="0"/>
                            </a:effectRef>
                            <a:fontRef idx="none"/>
                          </wps:style>
                          <wps:bodyPr/>
                        </wps:wsp>
                        <wps:wsp>
                          <wps:cNvPr id="11" name="Shape 6133"/>
                          <wps:cNvSpPr/>
                          <wps:spPr>
                            <a:xfrm>
                              <a:off x="0" y="0"/>
                              <a:ext cx="781037" cy="320691"/>
                            </a:xfrm>
                            <a:custGeom>
                              <a:avLst/>
                              <a:gdLst/>
                              <a:ahLst/>
                              <a:cxnLst/>
                              <a:rect l="0" t="0" r="0" b="0"/>
                              <a:pathLst>
                                <a:path w="781037" h="320691">
                                  <a:moveTo>
                                    <a:pt x="0" y="0"/>
                                  </a:moveTo>
                                  <a:lnTo>
                                    <a:pt x="781037" y="0"/>
                                  </a:lnTo>
                                  <a:lnTo>
                                    <a:pt x="781037" y="320691"/>
                                  </a:lnTo>
                                  <a:lnTo>
                                    <a:pt x="0" y="3206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12" name="Shape 1050"/>
                          <wps:cNvSpPr/>
                          <wps:spPr>
                            <a:xfrm>
                              <a:off x="0" y="0"/>
                              <a:ext cx="781037" cy="320691"/>
                            </a:xfrm>
                            <a:custGeom>
                              <a:avLst/>
                              <a:gdLst/>
                              <a:ahLst/>
                              <a:cxnLst/>
                              <a:rect l="0" t="0" r="0" b="0"/>
                              <a:pathLst>
                                <a:path w="781037" h="320691">
                                  <a:moveTo>
                                    <a:pt x="0" y="320691"/>
                                  </a:moveTo>
                                  <a:lnTo>
                                    <a:pt x="781037" y="320691"/>
                                  </a:lnTo>
                                  <a:lnTo>
                                    <a:pt x="78103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3" name="Rectangle 1051"/>
                          <wps:cNvSpPr/>
                          <wps:spPr>
                            <a:xfrm>
                              <a:off x="113952" y="88982"/>
                              <a:ext cx="739389" cy="178992"/>
                            </a:xfrm>
                            <a:prstGeom prst="rect">
                              <a:avLst/>
                            </a:prstGeom>
                            <a:ln>
                              <a:noFill/>
                            </a:ln>
                          </wps:spPr>
                          <wps:txbx>
                            <w:txbxContent>
                              <w:p>
                                <w:r>
                                  <w:rPr>
                                    <w:rFonts w:ascii="宋体" w:hAnsi="宋体" w:eastAsia="宋体" w:cs="宋体"/>
                                    <w:color w:val="FFFFFF"/>
                                    <w:sz w:val="21"/>
                                  </w:rPr>
                                  <w:t>开发者平台</w:t>
                                </w:r>
                              </w:p>
                            </w:txbxContent>
                          </wps:txbx>
                          <wps:bodyPr horzOverflow="overflow" lIns="0" tIns="0" rIns="0" bIns="0" rtlCol="0">
                            <a:noAutofit/>
                          </wps:bodyPr>
                        </wps:wsp>
                        <wps:wsp>
                          <wps:cNvPr id="14" name="Shape 6134"/>
                          <wps:cNvSpPr/>
                          <wps:spPr>
                            <a:xfrm>
                              <a:off x="4636840" y="40011"/>
                              <a:ext cx="401677" cy="240518"/>
                            </a:xfrm>
                            <a:custGeom>
                              <a:avLst/>
                              <a:gdLst/>
                              <a:ahLst/>
                              <a:cxnLst/>
                              <a:rect l="0" t="0" r="0" b="0"/>
                              <a:pathLst>
                                <a:path w="401677" h="240518">
                                  <a:moveTo>
                                    <a:pt x="0" y="0"/>
                                  </a:moveTo>
                                  <a:lnTo>
                                    <a:pt x="401677" y="0"/>
                                  </a:lnTo>
                                  <a:lnTo>
                                    <a:pt x="401677" y="240518"/>
                                  </a:lnTo>
                                  <a:lnTo>
                                    <a:pt x="0" y="240518"/>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5" name="Shape 1053"/>
                          <wps:cNvSpPr/>
                          <wps:spPr>
                            <a:xfrm>
                              <a:off x="4636840" y="40011"/>
                              <a:ext cx="401677" cy="240518"/>
                            </a:xfrm>
                            <a:custGeom>
                              <a:avLst/>
                              <a:gdLst/>
                              <a:ahLst/>
                              <a:cxnLst/>
                              <a:rect l="0" t="0" r="0" b="0"/>
                              <a:pathLst>
                                <a:path w="401677" h="240518">
                                  <a:moveTo>
                                    <a:pt x="0" y="240518"/>
                                  </a:moveTo>
                                  <a:lnTo>
                                    <a:pt x="401677" y="240518"/>
                                  </a:lnTo>
                                  <a:lnTo>
                                    <a:pt x="401677"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6" name="Shape 1054"/>
                          <wps:cNvSpPr/>
                          <wps:spPr>
                            <a:xfrm>
                              <a:off x="4837742" y="320691"/>
                              <a:ext cx="0" cy="3287029"/>
                            </a:xfrm>
                            <a:custGeom>
                              <a:avLst/>
                              <a:gdLst/>
                              <a:ahLst/>
                              <a:cxnLst/>
                              <a:rect l="0" t="0" r="0" b="0"/>
                              <a:pathLst>
                                <a:path h="3287029">
                                  <a:moveTo>
                                    <a:pt x="0" y="0"/>
                                  </a:moveTo>
                                  <a:lnTo>
                                    <a:pt x="0" y="3287029"/>
                                  </a:lnTo>
                                </a:path>
                              </a:pathLst>
                            </a:custGeom>
                            <a:ln w="5910" cap="rnd">
                              <a:custDash>
                                <a:ds d="700007" sp="500007"/>
                              </a:custDash>
                              <a:round/>
                            </a:ln>
                          </wps:spPr>
                          <wps:style>
                            <a:lnRef idx="1">
                              <a:srgbClr val="6CA43E"/>
                            </a:lnRef>
                            <a:fillRef idx="0">
                              <a:srgbClr val="000000">
                                <a:alpha val="0"/>
                              </a:srgbClr>
                            </a:fillRef>
                            <a:effectRef idx="0">
                              <a:scrgbClr r="0" g="0" b="0"/>
                            </a:effectRef>
                            <a:fontRef idx="none"/>
                          </wps:style>
                          <wps:bodyPr/>
                        </wps:wsp>
                        <wps:wsp>
                          <wps:cNvPr id="17" name="Shape 6135"/>
                          <wps:cNvSpPr/>
                          <wps:spPr>
                            <a:xfrm>
                              <a:off x="4375557" y="0"/>
                              <a:ext cx="924289" cy="320691"/>
                            </a:xfrm>
                            <a:custGeom>
                              <a:avLst/>
                              <a:gdLst/>
                              <a:ahLst/>
                              <a:cxnLst/>
                              <a:rect l="0" t="0" r="0" b="0"/>
                              <a:pathLst>
                                <a:path w="924289" h="320691">
                                  <a:moveTo>
                                    <a:pt x="0" y="0"/>
                                  </a:moveTo>
                                  <a:lnTo>
                                    <a:pt x="924289" y="0"/>
                                  </a:lnTo>
                                  <a:lnTo>
                                    <a:pt x="924289" y="320691"/>
                                  </a:lnTo>
                                  <a:lnTo>
                                    <a:pt x="0" y="320691"/>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18" name="Shape 1056"/>
                          <wps:cNvSpPr/>
                          <wps:spPr>
                            <a:xfrm>
                              <a:off x="4375557" y="0"/>
                              <a:ext cx="924289" cy="320691"/>
                            </a:xfrm>
                            <a:custGeom>
                              <a:avLst/>
                              <a:gdLst/>
                              <a:ahLst/>
                              <a:cxnLst/>
                              <a:rect l="0" t="0" r="0" b="0"/>
                              <a:pathLst>
                                <a:path w="924289" h="320691">
                                  <a:moveTo>
                                    <a:pt x="0" y="320691"/>
                                  </a:moveTo>
                                  <a:lnTo>
                                    <a:pt x="924289" y="320691"/>
                                  </a:lnTo>
                                  <a:lnTo>
                                    <a:pt x="924289"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19" name="Rectangle 1057"/>
                          <wps:cNvSpPr/>
                          <wps:spPr>
                            <a:xfrm>
                              <a:off x="4454990" y="88982"/>
                              <a:ext cx="1030391" cy="178992"/>
                            </a:xfrm>
                            <a:prstGeom prst="rect">
                              <a:avLst/>
                            </a:prstGeom>
                            <a:ln>
                              <a:noFill/>
                            </a:ln>
                          </wps:spPr>
                          <wps:txbx>
                            <w:txbxContent>
                              <w:p>
                                <w:r>
                                  <w:rPr>
                                    <w:rFonts w:ascii="宋体" w:hAnsi="宋体" w:eastAsia="宋体" w:cs="宋体"/>
                                    <w:color w:val="FFFFFF"/>
                                    <w:sz w:val="21"/>
                                  </w:rPr>
                                  <w:t xml:space="preserve">支付宝租房平台 </w:t>
                                </w:r>
                              </w:p>
                            </w:txbxContent>
                          </wps:txbx>
                          <wps:bodyPr horzOverflow="overflow" lIns="0" tIns="0" rIns="0" bIns="0" rtlCol="0">
                            <a:noAutofit/>
                          </wps:bodyPr>
                        </wps:wsp>
                        <wps:wsp>
                          <wps:cNvPr id="20" name="Shape 6136"/>
                          <wps:cNvSpPr/>
                          <wps:spPr>
                            <a:xfrm>
                              <a:off x="4804205" y="481046"/>
                              <a:ext cx="66947" cy="641373"/>
                            </a:xfrm>
                            <a:custGeom>
                              <a:avLst/>
                              <a:gdLst/>
                              <a:ahLst/>
                              <a:cxnLst/>
                              <a:rect l="0" t="0" r="0" b="0"/>
                              <a:pathLst>
                                <a:path w="66947" h="641373">
                                  <a:moveTo>
                                    <a:pt x="0" y="0"/>
                                  </a:moveTo>
                                  <a:lnTo>
                                    <a:pt x="66947" y="0"/>
                                  </a:lnTo>
                                  <a:lnTo>
                                    <a:pt x="66947" y="641373"/>
                                  </a:lnTo>
                                  <a:lnTo>
                                    <a:pt x="0" y="641373"/>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21" name="Shape 1059"/>
                          <wps:cNvSpPr/>
                          <wps:spPr>
                            <a:xfrm>
                              <a:off x="4804205" y="481046"/>
                              <a:ext cx="66947" cy="641373"/>
                            </a:xfrm>
                            <a:custGeom>
                              <a:avLst/>
                              <a:gdLst/>
                              <a:ahLst/>
                              <a:cxnLst/>
                              <a:rect l="0" t="0" r="0" b="0"/>
                              <a:pathLst>
                                <a:path w="66947" h="641373">
                                  <a:moveTo>
                                    <a:pt x="0" y="641373"/>
                                  </a:moveTo>
                                  <a:lnTo>
                                    <a:pt x="66947" y="641373"/>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22" name="Shape 1060"/>
                          <wps:cNvSpPr/>
                          <wps:spPr>
                            <a:xfrm>
                              <a:off x="4837742" y="641326"/>
                              <a:ext cx="141702" cy="347409"/>
                            </a:xfrm>
                            <a:custGeom>
                              <a:avLst/>
                              <a:gdLst/>
                              <a:ahLst/>
                              <a:cxnLst/>
                              <a:rect l="0" t="0" r="0" b="0"/>
                              <a:pathLst>
                                <a:path w="141702" h="347409">
                                  <a:moveTo>
                                    <a:pt x="0" y="0"/>
                                  </a:moveTo>
                                  <a:lnTo>
                                    <a:pt x="141702" y="0"/>
                                  </a:lnTo>
                                  <a:lnTo>
                                    <a:pt x="141702" y="347409"/>
                                  </a:lnTo>
                                  <a:lnTo>
                                    <a:pt x="51485" y="34740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23" name="Shape 1061"/>
                          <wps:cNvSpPr/>
                          <wps:spPr>
                            <a:xfrm>
                              <a:off x="4837742" y="953476"/>
                              <a:ext cx="58885" cy="70519"/>
                            </a:xfrm>
                            <a:custGeom>
                              <a:avLst/>
                              <a:gdLst/>
                              <a:ahLst/>
                              <a:cxnLst/>
                              <a:rect l="0" t="0" r="0" b="0"/>
                              <a:pathLst>
                                <a:path w="58885" h="70519">
                                  <a:moveTo>
                                    <a:pt x="58885" y="0"/>
                                  </a:moveTo>
                                  <a:lnTo>
                                    <a:pt x="58885" y="70519"/>
                                  </a:lnTo>
                                  <a:lnTo>
                                    <a:pt x="0" y="35260"/>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24" name="Shape 1062"/>
                          <wps:cNvSpPr/>
                          <wps:spPr>
                            <a:xfrm>
                              <a:off x="390515" y="948667"/>
                              <a:ext cx="0" cy="80135"/>
                            </a:xfrm>
                            <a:custGeom>
                              <a:avLst/>
                              <a:gdLst/>
                              <a:ahLst/>
                              <a:cxnLst/>
                              <a:rect l="0" t="0" r="0" b="0"/>
                              <a:pathLst>
                                <a:path h="80135">
                                  <a:moveTo>
                                    <a:pt x="0" y="80135"/>
                                  </a:moveTo>
                                  <a:lnTo>
                                    <a:pt x="0" y="0"/>
                                  </a:lnTo>
                                  <a:lnTo>
                                    <a:pt x="0" y="80135"/>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25" name="Shape 6137"/>
                          <wps:cNvSpPr/>
                          <wps:spPr>
                            <a:xfrm>
                              <a:off x="357042" y="948715"/>
                              <a:ext cx="66946" cy="173705"/>
                            </a:xfrm>
                            <a:custGeom>
                              <a:avLst/>
                              <a:gdLst/>
                              <a:ahLst/>
                              <a:cxnLst/>
                              <a:rect l="0" t="0" r="0" b="0"/>
                              <a:pathLst>
                                <a:path w="66946" h="173705">
                                  <a:moveTo>
                                    <a:pt x="0" y="0"/>
                                  </a:moveTo>
                                  <a:lnTo>
                                    <a:pt x="66946" y="0"/>
                                  </a:lnTo>
                                  <a:lnTo>
                                    <a:pt x="66946" y="173705"/>
                                  </a:lnTo>
                                  <a:lnTo>
                                    <a:pt x="0" y="173705"/>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26" name="Shape 1064"/>
                          <wps:cNvSpPr/>
                          <wps:spPr>
                            <a:xfrm>
                              <a:off x="357042" y="948715"/>
                              <a:ext cx="66946" cy="173705"/>
                            </a:xfrm>
                            <a:custGeom>
                              <a:avLst/>
                              <a:gdLst/>
                              <a:ahLst/>
                              <a:cxnLst/>
                              <a:rect l="0" t="0" r="0" b="0"/>
                              <a:pathLst>
                                <a:path w="66946" h="173705">
                                  <a:moveTo>
                                    <a:pt x="0" y="173705"/>
                                  </a:moveTo>
                                  <a:lnTo>
                                    <a:pt x="66946" y="173705"/>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27" name="Shape 1065"/>
                          <wps:cNvSpPr/>
                          <wps:spPr>
                            <a:xfrm>
                              <a:off x="390515" y="641326"/>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28" name="Shape 1066"/>
                          <wps:cNvSpPr/>
                          <wps:spPr>
                            <a:xfrm>
                              <a:off x="4778857" y="606067"/>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29" name="Shape 1067"/>
                          <wps:cNvSpPr/>
                          <wps:spPr>
                            <a:xfrm>
                              <a:off x="390515" y="988735"/>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30" name="Shape 1068"/>
                          <wps:cNvSpPr/>
                          <wps:spPr>
                            <a:xfrm>
                              <a:off x="390515" y="953476"/>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31" name="Rectangle 1070"/>
                          <wps:cNvSpPr/>
                          <wps:spPr>
                            <a:xfrm>
                              <a:off x="1433748" y="457303"/>
                              <a:ext cx="59821" cy="138191"/>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32" name="Rectangle 1071"/>
                          <wps:cNvSpPr/>
                          <wps:spPr>
                            <a:xfrm>
                              <a:off x="1480037"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33" name="Rectangle 5699"/>
                          <wps:cNvSpPr/>
                          <wps:spPr>
                            <a:xfrm>
                              <a:off x="1546082" y="457303"/>
                              <a:ext cx="30217" cy="138191"/>
                            </a:xfrm>
                            <a:prstGeom prst="rect">
                              <a:avLst/>
                            </a:prstGeom>
                            <a:ln>
                              <a:noFill/>
                            </a:ln>
                          </wps:spPr>
                          <wps:txbx>
                            <w:txbxContent>
                              <w:p>
                                <w:r>
                                  <w:rPr>
                                    <w:rFonts w:ascii="微软雅黑" w:hAnsi="微软雅黑" w:eastAsia="微软雅黑" w:cs="微软雅黑"/>
                                    <w:sz w:val="14"/>
                                  </w:rPr>
                                  <w:t xml:space="preserve"> </w:t>
                                </w:r>
                              </w:p>
                            </w:txbxContent>
                          </wps:txbx>
                          <wps:bodyPr horzOverflow="overflow" lIns="0" tIns="0" rIns="0" bIns="0" rtlCol="0">
                            <a:noAutofit/>
                          </wps:bodyPr>
                        </wps:wsp>
                        <wps:wsp>
                          <wps:cNvPr id="34" name="Rectangle 5698"/>
                          <wps:cNvSpPr/>
                          <wps:spPr>
                            <a:xfrm>
                              <a:off x="1498852" y="457303"/>
                              <a:ext cx="59821" cy="138191"/>
                            </a:xfrm>
                            <a:prstGeom prst="rect">
                              <a:avLst/>
                            </a:prstGeom>
                            <a:ln>
                              <a:noFill/>
                            </a:ln>
                          </wps:spPr>
                          <wps:txbx>
                            <w:txbxContent>
                              <w:p>
                                <w:r>
                                  <w:rPr>
                                    <w:rFonts w:ascii="微软雅黑" w:hAnsi="微软雅黑" w:eastAsia="微软雅黑" w:cs="微软雅黑"/>
                                    <w:sz w:val="14"/>
                                  </w:rPr>
                                  <w:t>0</w:t>
                                </w:r>
                              </w:p>
                            </w:txbxContent>
                          </wps:txbx>
                          <wps:bodyPr horzOverflow="overflow" lIns="0" tIns="0" rIns="0" bIns="0" rtlCol="0">
                            <a:noAutofit/>
                          </wps:bodyPr>
                        </wps:wsp>
                        <wps:wsp>
                          <wps:cNvPr id="35" name="Rectangle 1073"/>
                          <wps:cNvSpPr/>
                          <wps:spPr>
                            <a:xfrm>
                              <a:off x="1583744" y="350385"/>
                              <a:ext cx="1148347" cy="231506"/>
                            </a:xfrm>
                            <a:prstGeom prst="rect">
                              <a:avLst/>
                            </a:prstGeom>
                            <a:ln>
                              <a:noFill/>
                            </a:ln>
                          </wps:spPr>
                          <wps:txbx>
                            <w:txbxContent>
                              <w:p>
                                <w:r>
                                  <w:rPr>
                                    <w:rFonts w:ascii="微软雅黑" w:hAnsi="微软雅黑" w:eastAsia="微软雅黑" w:cs="微软雅黑"/>
                                    <w:sz w:val="14"/>
                                  </w:rPr>
                                  <w:t>公寓运营商基础信息维护</w:t>
                                </w:r>
                              </w:p>
                            </w:txbxContent>
                          </wps:txbx>
                          <wps:bodyPr horzOverflow="overflow" lIns="0" tIns="0" rIns="0" bIns="0" rtlCol="0">
                            <a:noAutofit/>
                          </wps:bodyPr>
                        </wps:wsp>
                        <wps:wsp>
                          <wps:cNvPr id="36" name="Rectangle 1074"/>
                          <wps:cNvSpPr/>
                          <wps:spPr>
                            <a:xfrm>
                              <a:off x="2435344"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37" name="Rectangle 1075"/>
                          <wps:cNvSpPr/>
                          <wps:spPr>
                            <a:xfrm>
                              <a:off x="2454188" y="457250"/>
                              <a:ext cx="289614" cy="207768"/>
                            </a:xfrm>
                            <a:prstGeom prst="rect">
                              <a:avLst/>
                            </a:prstGeom>
                            <a:ln>
                              <a:noFill/>
                            </a:ln>
                          </wps:spPr>
                          <wps:txbx>
                            <w:txbxContent>
                              <w:p>
                                <w:r>
                                  <w:rPr>
                                    <w:rFonts w:ascii="微软雅黑" w:hAnsi="微软雅黑" w:eastAsia="微软雅黑" w:cs="微软雅黑"/>
                                    <w:sz w:val="14"/>
                                  </w:rPr>
                                  <w:t>alipay</w:t>
                                </w:r>
                              </w:p>
                            </w:txbxContent>
                          </wps:txbx>
                          <wps:bodyPr horzOverflow="overflow" lIns="0" tIns="0" rIns="0" bIns="0" rtlCol="0">
                            <a:noAutofit/>
                          </wps:bodyPr>
                        </wps:wsp>
                        <wps:wsp>
                          <wps:cNvPr id="38" name="Rectangle 1076"/>
                          <wps:cNvSpPr/>
                          <wps:spPr>
                            <a:xfrm>
                              <a:off x="2675371"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39" name="Rectangle 1077"/>
                          <wps:cNvSpPr/>
                          <wps:spPr>
                            <a:xfrm>
                              <a:off x="2694344" y="457303"/>
                              <a:ext cx="174768" cy="138191"/>
                            </a:xfrm>
                            <a:prstGeom prst="rect">
                              <a:avLst/>
                            </a:prstGeom>
                            <a:ln>
                              <a:noFill/>
                            </a:ln>
                          </wps:spPr>
                          <wps:txbx>
                            <w:txbxContent>
                              <w:p>
                                <w:r>
                                  <w:rPr>
                                    <w:rFonts w:ascii="微软雅黑" w:hAnsi="微软雅黑" w:eastAsia="微软雅黑" w:cs="微软雅黑"/>
                                    <w:sz w:val="14"/>
                                  </w:rPr>
                                  <w:t>eco</w:t>
                                </w:r>
                              </w:p>
                            </w:txbxContent>
                          </wps:txbx>
                          <wps:bodyPr horzOverflow="overflow" lIns="0" tIns="0" rIns="0" bIns="0" rtlCol="0">
                            <a:noAutofit/>
                          </wps:bodyPr>
                        </wps:wsp>
                        <wps:wsp>
                          <wps:cNvPr id="40" name="Rectangle 1078"/>
                          <wps:cNvSpPr/>
                          <wps:spPr>
                            <a:xfrm>
                              <a:off x="2828724"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41" name="Rectangle 1079"/>
                          <wps:cNvSpPr/>
                          <wps:spPr>
                            <a:xfrm>
                              <a:off x="2857899" y="280517"/>
                              <a:ext cx="505420" cy="224185"/>
                            </a:xfrm>
                            <a:prstGeom prst="rect">
                              <a:avLst/>
                            </a:prstGeom>
                            <a:ln>
                              <a:noFill/>
                            </a:ln>
                          </wps:spPr>
                          <wps:txbx>
                            <w:txbxContent>
                              <w:p>
                                <w:r>
                                  <w:rPr>
                                    <w:rFonts w:ascii="微软雅黑" w:hAnsi="微软雅黑" w:eastAsia="微软雅黑" w:cs="微软雅黑"/>
                                    <w:sz w:val="14"/>
                                  </w:rPr>
                                  <w:t>renthouse</w:t>
                                </w:r>
                              </w:p>
                            </w:txbxContent>
                          </wps:txbx>
                          <wps:bodyPr horzOverflow="overflow" lIns="0" tIns="0" rIns="0" bIns="0" rtlCol="0">
                            <a:noAutofit/>
                          </wps:bodyPr>
                        </wps:wsp>
                        <wps:wsp>
                          <wps:cNvPr id="42" name="Rectangle 1080"/>
                          <wps:cNvSpPr/>
                          <wps:spPr>
                            <a:xfrm>
                              <a:off x="3228638"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43" name="Rectangle 1081"/>
                          <wps:cNvSpPr/>
                          <wps:spPr>
                            <a:xfrm>
                              <a:off x="3063834" y="457197"/>
                              <a:ext cx="295146" cy="243447"/>
                            </a:xfrm>
                            <a:prstGeom prst="rect">
                              <a:avLst/>
                            </a:prstGeom>
                            <a:ln>
                              <a:noFill/>
                            </a:ln>
                          </wps:spPr>
                          <wps:txbx>
                            <w:txbxContent>
                              <w:p>
                                <w:r>
                                  <w:rPr>
                                    <w:rFonts w:ascii="微软雅黑" w:hAnsi="微软雅黑" w:eastAsia="微软雅黑" w:cs="微软雅黑"/>
                                    <w:sz w:val="14"/>
                                  </w:rPr>
                                  <w:t>ka</w:t>
                                </w:r>
                              </w:p>
                            </w:txbxContent>
                          </wps:txbx>
                          <wps:bodyPr horzOverflow="overflow" lIns="0" tIns="0" rIns="0" bIns="0" rtlCol="0">
                            <a:noAutofit/>
                          </wps:bodyPr>
                        </wps:wsp>
                        <wps:wsp>
                          <wps:cNvPr id="44" name="Rectangle 1082"/>
                          <wps:cNvSpPr/>
                          <wps:spPr>
                            <a:xfrm>
                              <a:off x="3334127"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45" name="Rectangle 1083"/>
                          <wps:cNvSpPr/>
                          <wps:spPr>
                            <a:xfrm>
                              <a:off x="3352955" y="457250"/>
                              <a:ext cx="427427" cy="237456"/>
                            </a:xfrm>
                            <a:prstGeom prst="rect">
                              <a:avLst/>
                            </a:prstGeom>
                            <a:ln>
                              <a:noFill/>
                            </a:ln>
                          </wps:spPr>
                          <wps:txbx>
                            <w:txbxContent>
                              <w:p>
                                <w:r>
                                  <w:rPr>
                                    <w:rFonts w:ascii="微软雅黑" w:hAnsi="微软雅黑" w:eastAsia="微软雅黑" w:cs="微软雅黑"/>
                                    <w:sz w:val="14"/>
                                  </w:rPr>
                                  <w:t>baseinfo</w:t>
                                </w:r>
                              </w:p>
                            </w:txbxContent>
                          </wps:txbx>
                          <wps:bodyPr horzOverflow="overflow" lIns="0" tIns="0" rIns="0" bIns="0" rtlCol="0">
                            <a:noAutofit/>
                          </wps:bodyPr>
                        </wps:wsp>
                        <wps:wsp>
                          <wps:cNvPr id="46" name="Rectangle 1084"/>
                          <wps:cNvSpPr/>
                          <wps:spPr>
                            <a:xfrm>
                              <a:off x="3675235" y="457303"/>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47" name="Rectangle 1085"/>
                          <wps:cNvSpPr/>
                          <wps:spPr>
                            <a:xfrm>
                              <a:off x="3694129" y="457303"/>
                              <a:ext cx="216011" cy="138191"/>
                            </a:xfrm>
                            <a:prstGeom prst="rect">
                              <a:avLst/>
                            </a:prstGeom>
                            <a:ln>
                              <a:noFill/>
                            </a:ln>
                          </wps:spPr>
                          <wps:txbx>
                            <w:txbxContent>
                              <w:p>
                                <w:r>
                                  <w:rPr>
                                    <w:rFonts w:ascii="微软雅黑" w:hAnsi="微软雅黑" w:eastAsia="微软雅黑" w:cs="微软雅黑"/>
                                    <w:sz w:val="14"/>
                                  </w:rPr>
                                  <w:t xml:space="preserve">sync </w:t>
                                </w:r>
                              </w:p>
                            </w:txbxContent>
                          </wps:txbx>
                          <wps:bodyPr horzOverflow="overflow" lIns="0" tIns="0" rIns="0" bIns="0" rtlCol="0">
                            <a:noAutofit/>
                          </wps:bodyPr>
                        </wps:wsp>
                        <wps:wsp>
                          <wps:cNvPr id="48" name="Rectangle 1087"/>
                          <wps:cNvSpPr/>
                          <wps:spPr>
                            <a:xfrm>
                              <a:off x="5203648" y="724656"/>
                              <a:ext cx="59975" cy="138546"/>
                            </a:xfrm>
                            <a:prstGeom prst="rect">
                              <a:avLst/>
                            </a:prstGeom>
                            <a:ln>
                              <a:noFill/>
                            </a:ln>
                          </wps:spPr>
                          <wps:txbx>
                            <w:txbxContent>
                              <w:p>
                                <w:r>
                                  <w:rPr>
                                    <w:rFonts w:ascii="微软雅黑" w:hAnsi="微软雅黑" w:eastAsia="微软雅黑" w:cs="微软雅黑"/>
                                    <w:sz w:val="15"/>
                                  </w:rPr>
                                  <w:t>1</w:t>
                                </w:r>
                              </w:p>
                            </w:txbxContent>
                          </wps:txbx>
                          <wps:bodyPr horzOverflow="overflow" lIns="0" tIns="0" rIns="0" bIns="0" rtlCol="0">
                            <a:noAutofit/>
                          </wps:bodyPr>
                        </wps:wsp>
                        <wps:wsp>
                          <wps:cNvPr id="49" name="Rectangle 1088"/>
                          <wps:cNvSpPr/>
                          <wps:spPr>
                            <a:xfrm>
                              <a:off x="5249858" y="724656"/>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0" name="Rectangle 1089"/>
                          <wps:cNvSpPr/>
                          <wps:spPr>
                            <a:xfrm>
                              <a:off x="5268752" y="724656"/>
                              <a:ext cx="59975" cy="138546"/>
                            </a:xfrm>
                            <a:prstGeom prst="rect">
                              <a:avLst/>
                            </a:prstGeom>
                            <a:ln>
                              <a:noFill/>
                            </a:ln>
                          </wps:spPr>
                          <wps:txbx>
                            <w:txbxContent>
                              <w:p>
                                <w:r>
                                  <w:rPr>
                                    <w:rFonts w:ascii="微软雅黑" w:hAnsi="微软雅黑" w:eastAsia="微软雅黑" w:cs="微软雅黑"/>
                                    <w:sz w:val="15"/>
                                  </w:rPr>
                                  <w:t>1</w:t>
                                </w:r>
                              </w:p>
                            </w:txbxContent>
                          </wps:txbx>
                          <wps:bodyPr horzOverflow="overflow" lIns="0" tIns="0" rIns="0" bIns="0" rtlCol="0">
                            <a:noAutofit/>
                          </wps:bodyPr>
                        </wps:wsp>
                        <wps:wsp>
                          <wps:cNvPr id="51" name="Rectangle 1090"/>
                          <wps:cNvSpPr/>
                          <wps:spPr>
                            <a:xfrm>
                              <a:off x="5314857" y="724572"/>
                              <a:ext cx="417163" cy="356081"/>
                            </a:xfrm>
                            <a:prstGeom prst="rect">
                              <a:avLst/>
                            </a:prstGeom>
                            <a:ln>
                              <a:noFill/>
                            </a:ln>
                          </wps:spPr>
                          <wps:txbx>
                            <w:txbxContent>
                              <w:p>
                                <w:r>
                                  <w:rPr>
                                    <w:rFonts w:ascii="微软雅黑" w:hAnsi="微软雅黑" w:eastAsia="微软雅黑" w:cs="微软雅黑"/>
                                    <w:sz w:val="15"/>
                                  </w:rPr>
                                  <w:t xml:space="preserve">维护信息 </w:t>
                                </w:r>
                              </w:p>
                            </w:txbxContent>
                          </wps:txbx>
                          <wps:bodyPr horzOverflow="overflow" lIns="0" tIns="0" rIns="0" bIns="0" rtlCol="0">
                            <a:noAutofit/>
                          </wps:bodyPr>
                        </wps:wsp>
                        <wps:wsp>
                          <wps:cNvPr id="52" name="Shape 1091"/>
                          <wps:cNvSpPr/>
                          <wps:spPr>
                            <a:xfrm>
                              <a:off x="423988" y="1389599"/>
                              <a:ext cx="4418398" cy="0"/>
                            </a:xfrm>
                            <a:custGeom>
                              <a:avLst/>
                              <a:gdLst/>
                              <a:ahLst/>
                              <a:cxnLst/>
                              <a:rect l="0" t="0" r="0" b="0"/>
                              <a:pathLst>
                                <a:path w="4418398">
                                  <a:moveTo>
                                    <a:pt x="0" y="0"/>
                                  </a:moveTo>
                                  <a:lnTo>
                                    <a:pt x="4418398"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53" name="Shape 1092"/>
                          <wps:cNvSpPr/>
                          <wps:spPr>
                            <a:xfrm>
                              <a:off x="390515" y="1389599"/>
                              <a:ext cx="4451872" cy="0"/>
                            </a:xfrm>
                            <a:custGeom>
                              <a:avLst/>
                              <a:gdLst/>
                              <a:ahLst/>
                              <a:cxnLst/>
                              <a:rect l="0" t="0" r="0" b="0"/>
                              <a:pathLst>
                                <a:path w="4451872">
                                  <a:moveTo>
                                    <a:pt x="0" y="0"/>
                                  </a:moveTo>
                                  <a:lnTo>
                                    <a:pt x="4451872"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54" name="Shape 6138"/>
                          <wps:cNvSpPr/>
                          <wps:spPr>
                            <a:xfrm>
                              <a:off x="4804205" y="1523227"/>
                              <a:ext cx="66947" cy="668100"/>
                            </a:xfrm>
                            <a:custGeom>
                              <a:avLst/>
                              <a:gdLst/>
                              <a:ahLst/>
                              <a:cxnLst/>
                              <a:rect l="0" t="0" r="0" b="0"/>
                              <a:pathLst>
                                <a:path w="66947" h="668100">
                                  <a:moveTo>
                                    <a:pt x="0" y="0"/>
                                  </a:moveTo>
                                  <a:lnTo>
                                    <a:pt x="66947" y="0"/>
                                  </a:lnTo>
                                  <a:lnTo>
                                    <a:pt x="66947" y="668100"/>
                                  </a:lnTo>
                                  <a:lnTo>
                                    <a:pt x="0" y="66810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55" name="Shape 1094"/>
                          <wps:cNvSpPr/>
                          <wps:spPr>
                            <a:xfrm>
                              <a:off x="4804205" y="1523227"/>
                              <a:ext cx="66947" cy="668100"/>
                            </a:xfrm>
                            <a:custGeom>
                              <a:avLst/>
                              <a:gdLst/>
                              <a:ahLst/>
                              <a:cxnLst/>
                              <a:rect l="0" t="0" r="0" b="0"/>
                              <a:pathLst>
                                <a:path w="66947" h="668100">
                                  <a:moveTo>
                                    <a:pt x="0" y="668100"/>
                                  </a:moveTo>
                                  <a:lnTo>
                                    <a:pt x="66947" y="66810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 name="Shape 1095"/>
                          <wps:cNvSpPr/>
                          <wps:spPr>
                            <a:xfrm>
                              <a:off x="2900992" y="1389599"/>
                              <a:ext cx="1941394" cy="0"/>
                            </a:xfrm>
                            <a:custGeom>
                              <a:avLst/>
                              <a:gdLst/>
                              <a:ahLst/>
                              <a:cxnLst/>
                              <a:rect l="0" t="0" r="0" b="0"/>
                              <a:pathLst>
                                <a:path w="1941394">
                                  <a:moveTo>
                                    <a:pt x="0" y="0"/>
                                  </a:moveTo>
                                  <a:lnTo>
                                    <a:pt x="1941394" y="0"/>
                                  </a:lnTo>
                                  <a:lnTo>
                                    <a:pt x="0" y="0"/>
                                  </a:lnTo>
                                  <a:close/>
                                </a:path>
                              </a:pathLst>
                            </a:custGeom>
                            <a:ln w="5910" cap="rnd">
                              <a:round/>
                            </a:ln>
                          </wps:spPr>
                          <wps:style>
                            <a:lnRef idx="1">
                              <a:srgbClr val="FFFFFF"/>
                            </a:lnRef>
                            <a:fillRef idx="0">
                              <a:srgbClr val="000000">
                                <a:alpha val="0"/>
                              </a:srgbClr>
                            </a:fillRef>
                            <a:effectRef idx="0">
                              <a:scrgbClr r="0" g="0" b="0"/>
                            </a:effectRef>
                            <a:fontRef idx="none"/>
                          </wps:style>
                          <wps:bodyPr/>
                        </wps:wsp>
                        <wps:wsp>
                          <wps:cNvPr id="57" name="Shape 6139"/>
                          <wps:cNvSpPr/>
                          <wps:spPr>
                            <a:xfrm>
                              <a:off x="357042" y="1523218"/>
                              <a:ext cx="66946" cy="213791"/>
                            </a:xfrm>
                            <a:custGeom>
                              <a:avLst/>
                              <a:gdLst/>
                              <a:ahLst/>
                              <a:cxnLst/>
                              <a:rect l="0" t="0" r="0" b="0"/>
                              <a:pathLst>
                                <a:path w="66946" h="213791">
                                  <a:moveTo>
                                    <a:pt x="0" y="0"/>
                                  </a:moveTo>
                                  <a:lnTo>
                                    <a:pt x="66946" y="0"/>
                                  </a:lnTo>
                                  <a:lnTo>
                                    <a:pt x="66946" y="213791"/>
                                  </a:lnTo>
                                  <a:lnTo>
                                    <a:pt x="0" y="213791"/>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58" name="Shape 1097"/>
                          <wps:cNvSpPr/>
                          <wps:spPr>
                            <a:xfrm>
                              <a:off x="357042" y="1523218"/>
                              <a:ext cx="66946" cy="213791"/>
                            </a:xfrm>
                            <a:custGeom>
                              <a:avLst/>
                              <a:gdLst/>
                              <a:ahLst/>
                              <a:cxnLst/>
                              <a:rect l="0" t="0" r="0" b="0"/>
                              <a:pathLst>
                                <a:path w="66946" h="213791">
                                  <a:moveTo>
                                    <a:pt x="0" y="213791"/>
                                  </a:moveTo>
                                  <a:lnTo>
                                    <a:pt x="66946" y="213791"/>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59" name="Shape 1098"/>
                          <wps:cNvSpPr/>
                          <wps:spPr>
                            <a:xfrm>
                              <a:off x="390515" y="1656873"/>
                              <a:ext cx="4395663" cy="0"/>
                            </a:xfrm>
                            <a:custGeom>
                              <a:avLst/>
                              <a:gdLst/>
                              <a:ahLst/>
                              <a:cxnLst/>
                              <a:rect l="0" t="0" r="0" b="0"/>
                              <a:pathLst>
                                <a:path w="4395663">
                                  <a:moveTo>
                                    <a:pt x="0" y="0"/>
                                  </a:moveTo>
                                  <a:lnTo>
                                    <a:pt x="4395663"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60" name="Shape 1099"/>
                          <wps:cNvSpPr/>
                          <wps:spPr>
                            <a:xfrm>
                              <a:off x="4778857" y="1621614"/>
                              <a:ext cx="58886" cy="70519"/>
                            </a:xfrm>
                            <a:custGeom>
                              <a:avLst/>
                              <a:gdLst/>
                              <a:ahLst/>
                              <a:cxnLst/>
                              <a:rect l="0" t="0" r="0" b="0"/>
                              <a:pathLst>
                                <a:path w="58886" h="70519">
                                  <a:moveTo>
                                    <a:pt x="0" y="0"/>
                                  </a:moveTo>
                                  <a:lnTo>
                                    <a:pt x="58886" y="35259"/>
                                  </a:lnTo>
                                  <a:lnTo>
                                    <a:pt x="0" y="70519"/>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61" name="Shape 6140"/>
                          <wps:cNvSpPr/>
                          <wps:spPr>
                            <a:xfrm>
                              <a:off x="357042" y="563944"/>
                              <a:ext cx="66946" cy="160346"/>
                            </a:xfrm>
                            <a:custGeom>
                              <a:avLst/>
                              <a:gdLst/>
                              <a:ahLst/>
                              <a:cxnLst/>
                              <a:rect l="0" t="0" r="0" b="0"/>
                              <a:pathLst>
                                <a:path w="66946" h="160346">
                                  <a:moveTo>
                                    <a:pt x="0" y="0"/>
                                  </a:moveTo>
                                  <a:lnTo>
                                    <a:pt x="66946" y="0"/>
                                  </a:lnTo>
                                  <a:lnTo>
                                    <a:pt x="66946" y="160346"/>
                                  </a:lnTo>
                                  <a:lnTo>
                                    <a:pt x="0" y="16034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62" name="Shape 1101"/>
                          <wps:cNvSpPr/>
                          <wps:spPr>
                            <a:xfrm>
                              <a:off x="357042" y="563944"/>
                              <a:ext cx="66946" cy="160346"/>
                            </a:xfrm>
                            <a:custGeom>
                              <a:avLst/>
                              <a:gdLst/>
                              <a:ahLst/>
                              <a:cxnLst/>
                              <a:rect l="0" t="0" r="0" b="0"/>
                              <a:pathLst>
                                <a:path w="66946" h="160346">
                                  <a:moveTo>
                                    <a:pt x="0" y="160346"/>
                                  </a:moveTo>
                                  <a:lnTo>
                                    <a:pt x="66946" y="16034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63" name="Rectangle 1103"/>
                          <wps:cNvSpPr/>
                          <wps:spPr>
                            <a:xfrm>
                              <a:off x="1441069" y="1447475"/>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5632" name="Rectangle 1104"/>
                          <wps:cNvSpPr/>
                          <wps:spPr>
                            <a:xfrm>
                              <a:off x="1487043"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33" name="Rectangle 5701"/>
                          <wps:cNvSpPr/>
                          <wps:spPr>
                            <a:xfrm>
                              <a:off x="1553408" y="1447475"/>
                              <a:ext cx="30295" cy="138546"/>
                            </a:xfrm>
                            <a:prstGeom prst="rect">
                              <a:avLst/>
                            </a:prstGeom>
                            <a:ln>
                              <a:noFill/>
                            </a:ln>
                          </wps:spPr>
                          <wps:txbx>
                            <w:txbxContent>
                              <w:p>
                                <w:r>
                                  <w:rPr>
                                    <w:rFonts w:ascii="微软雅黑" w:hAnsi="微软雅黑" w:eastAsia="微软雅黑" w:cs="微软雅黑"/>
                                    <w:sz w:val="15"/>
                                  </w:rPr>
                                  <w:t xml:space="preserve"> </w:t>
                                </w:r>
                              </w:p>
                            </w:txbxContent>
                          </wps:txbx>
                          <wps:bodyPr horzOverflow="overflow" lIns="0" tIns="0" rIns="0" bIns="0" rtlCol="0">
                            <a:noAutofit/>
                          </wps:bodyPr>
                        </wps:wsp>
                        <wps:wsp>
                          <wps:cNvPr id="5634" name="Rectangle 5700"/>
                          <wps:cNvSpPr/>
                          <wps:spPr>
                            <a:xfrm>
                              <a:off x="1506173" y="1447475"/>
                              <a:ext cx="59975" cy="138546"/>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5635" name="Rectangle 1106"/>
                          <wps:cNvSpPr/>
                          <wps:spPr>
                            <a:xfrm>
                              <a:off x="1575576" y="1447308"/>
                              <a:ext cx="1147300" cy="339928"/>
                            </a:xfrm>
                            <a:prstGeom prst="rect">
                              <a:avLst/>
                            </a:prstGeom>
                            <a:ln>
                              <a:noFill/>
                            </a:ln>
                          </wps:spPr>
                          <wps:txbx>
                            <w:txbxContent>
                              <w:p>
                                <w:r>
                                  <w:rPr>
                                    <w:rFonts w:ascii="微软雅黑" w:hAnsi="微软雅黑" w:eastAsia="微软雅黑" w:cs="微软雅黑"/>
                                    <w:sz w:val="15"/>
                                  </w:rPr>
                                  <w:t>公寓运营商基础信息获取</w:t>
                                </w:r>
                              </w:p>
                            </w:txbxContent>
                          </wps:txbx>
                          <wps:bodyPr horzOverflow="overflow" lIns="0" tIns="0" rIns="0" bIns="0" rtlCol="0">
                            <a:noAutofit/>
                          </wps:bodyPr>
                        </wps:wsp>
                        <wps:wsp>
                          <wps:cNvPr id="5636" name="Rectangle 1107"/>
                          <wps:cNvSpPr/>
                          <wps:spPr>
                            <a:xfrm>
                              <a:off x="2442586" y="1447475"/>
                              <a:ext cx="289537" cy="138546"/>
                            </a:xfrm>
                            <a:prstGeom prst="rect">
                              <a:avLst/>
                            </a:prstGeom>
                            <a:ln>
                              <a:noFill/>
                            </a:ln>
                          </wps:spPr>
                          <wps:txbx>
                            <w:txbxContent>
                              <w:p>
                                <w:r>
                                  <w:rPr>
                                    <w:rFonts w:ascii="微软雅黑" w:hAnsi="微软雅黑" w:eastAsia="微软雅黑" w:cs="微软雅黑"/>
                                    <w:sz w:val="15"/>
                                  </w:rPr>
                                  <w:t>alipay</w:t>
                                </w:r>
                              </w:p>
                            </w:txbxContent>
                          </wps:txbx>
                          <wps:bodyPr horzOverflow="overflow" lIns="0" tIns="0" rIns="0" bIns="0" rtlCol="0">
                            <a:noAutofit/>
                          </wps:bodyPr>
                        </wps:wsp>
                        <wps:wsp>
                          <wps:cNvPr id="5637" name="Rectangle 1108"/>
                          <wps:cNvSpPr/>
                          <wps:spPr>
                            <a:xfrm>
                              <a:off x="2663641"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38" name="Rectangle 1109"/>
                          <wps:cNvSpPr/>
                          <wps:spPr>
                            <a:xfrm>
                              <a:off x="2682535" y="1447475"/>
                              <a:ext cx="175421" cy="138546"/>
                            </a:xfrm>
                            <a:prstGeom prst="rect">
                              <a:avLst/>
                            </a:prstGeom>
                            <a:ln>
                              <a:noFill/>
                            </a:ln>
                          </wps:spPr>
                          <wps:txbx>
                            <w:txbxContent>
                              <w:p>
                                <w:r>
                                  <w:rPr>
                                    <w:rFonts w:ascii="微软雅黑" w:hAnsi="微软雅黑" w:eastAsia="微软雅黑" w:cs="微软雅黑"/>
                                    <w:sz w:val="15"/>
                                  </w:rPr>
                                  <w:t>eco</w:t>
                                </w:r>
                              </w:p>
                            </w:txbxContent>
                          </wps:txbx>
                          <wps:bodyPr horzOverflow="overflow" lIns="0" tIns="0" rIns="0" bIns="0" rtlCol="0">
                            <a:noAutofit/>
                          </wps:bodyPr>
                        </wps:wsp>
                        <wps:wsp>
                          <wps:cNvPr id="5639" name="Rectangle 1110"/>
                          <wps:cNvSpPr/>
                          <wps:spPr>
                            <a:xfrm>
                              <a:off x="2816916"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43" name="Rectangle 1111"/>
                          <wps:cNvSpPr/>
                          <wps:spPr>
                            <a:xfrm>
                              <a:off x="2835753" y="1447308"/>
                              <a:ext cx="506818" cy="304302"/>
                            </a:xfrm>
                            <a:prstGeom prst="rect">
                              <a:avLst/>
                            </a:prstGeom>
                            <a:ln>
                              <a:noFill/>
                            </a:ln>
                          </wps:spPr>
                          <wps:txbx>
                            <w:txbxContent>
                              <w:p>
                                <w:r>
                                  <w:rPr>
                                    <w:rFonts w:ascii="微软雅黑" w:hAnsi="微软雅黑" w:eastAsia="微软雅黑" w:cs="微软雅黑"/>
                                    <w:sz w:val="15"/>
                                  </w:rPr>
                                  <w:t>renthouse</w:t>
                                </w:r>
                              </w:p>
                            </w:txbxContent>
                          </wps:txbx>
                          <wps:bodyPr horzOverflow="overflow" lIns="0" tIns="0" rIns="0" bIns="0" rtlCol="0">
                            <a:noAutofit/>
                          </wps:bodyPr>
                        </wps:wsp>
                        <wps:wsp>
                          <wps:cNvPr id="5644" name="Rectangle 1112"/>
                          <wps:cNvSpPr/>
                          <wps:spPr>
                            <a:xfrm>
                              <a:off x="3217066"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45" name="Rectangle 1113"/>
                          <wps:cNvSpPr/>
                          <wps:spPr>
                            <a:xfrm>
                              <a:off x="3235959" y="1447475"/>
                              <a:ext cx="111566" cy="138546"/>
                            </a:xfrm>
                            <a:prstGeom prst="rect">
                              <a:avLst/>
                            </a:prstGeom>
                            <a:ln>
                              <a:noFill/>
                            </a:ln>
                          </wps:spPr>
                          <wps:txbx>
                            <w:txbxContent>
                              <w:p>
                                <w:r>
                                  <w:rPr>
                                    <w:rFonts w:ascii="微软雅黑" w:hAnsi="微软雅黑" w:eastAsia="微软雅黑" w:cs="微软雅黑"/>
                                    <w:sz w:val="15"/>
                                  </w:rPr>
                                  <w:t>ka</w:t>
                                </w:r>
                              </w:p>
                            </w:txbxContent>
                          </wps:txbx>
                          <wps:bodyPr horzOverflow="overflow" lIns="0" tIns="0" rIns="0" bIns="0" rtlCol="0">
                            <a:noAutofit/>
                          </wps:bodyPr>
                        </wps:wsp>
                        <wps:wsp>
                          <wps:cNvPr id="5646" name="Rectangle 1114"/>
                          <wps:cNvSpPr/>
                          <wps:spPr>
                            <a:xfrm>
                              <a:off x="3322319"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47" name="Rectangle 1115"/>
                          <wps:cNvSpPr/>
                          <wps:spPr>
                            <a:xfrm>
                              <a:off x="3341382" y="1447307"/>
                              <a:ext cx="425965" cy="322115"/>
                            </a:xfrm>
                            <a:prstGeom prst="rect">
                              <a:avLst/>
                            </a:prstGeom>
                            <a:ln>
                              <a:noFill/>
                            </a:ln>
                          </wps:spPr>
                          <wps:txbx>
                            <w:txbxContent>
                              <w:p>
                                <w:r>
                                  <w:rPr>
                                    <w:rFonts w:ascii="微软雅黑" w:hAnsi="微软雅黑" w:eastAsia="微软雅黑" w:cs="微软雅黑"/>
                                    <w:sz w:val="15"/>
                                  </w:rPr>
                                  <w:t>baseinfo</w:t>
                                </w:r>
                              </w:p>
                            </w:txbxContent>
                          </wps:txbx>
                          <wps:bodyPr horzOverflow="overflow" lIns="0" tIns="0" rIns="0" bIns="0" rtlCol="0">
                            <a:noAutofit/>
                          </wps:bodyPr>
                        </wps:wsp>
                        <wps:wsp>
                          <wps:cNvPr id="5648" name="Rectangle 1116"/>
                          <wps:cNvSpPr/>
                          <wps:spPr>
                            <a:xfrm>
                              <a:off x="3663427" y="1447475"/>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49" name="Rectangle 1117"/>
                          <wps:cNvSpPr/>
                          <wps:spPr>
                            <a:xfrm>
                              <a:off x="3682320" y="1447475"/>
                              <a:ext cx="282373" cy="138546"/>
                            </a:xfrm>
                            <a:prstGeom prst="rect">
                              <a:avLst/>
                            </a:prstGeom>
                            <a:ln>
                              <a:noFill/>
                            </a:ln>
                          </wps:spPr>
                          <wps:txbx>
                            <w:txbxContent>
                              <w:p>
                                <w:r>
                                  <w:rPr>
                                    <w:rFonts w:ascii="微软雅黑" w:hAnsi="微软雅黑" w:eastAsia="微软雅黑" w:cs="微软雅黑"/>
                                    <w:sz w:val="15"/>
                                  </w:rPr>
                                  <w:t xml:space="preserve">query </w:t>
                                </w:r>
                              </w:p>
                            </w:txbxContent>
                          </wps:txbx>
                          <wps:bodyPr horzOverflow="overflow" lIns="0" tIns="0" rIns="0" bIns="0" rtlCol="0">
                            <a:noAutofit/>
                          </wps:bodyPr>
                        </wps:wsp>
                        <wps:wsp>
                          <wps:cNvPr id="5650" name="Shape 1118"/>
                          <wps:cNvSpPr/>
                          <wps:spPr>
                            <a:xfrm>
                              <a:off x="4837742" y="1656873"/>
                              <a:ext cx="141702" cy="400864"/>
                            </a:xfrm>
                            <a:custGeom>
                              <a:avLst/>
                              <a:gdLst/>
                              <a:ahLst/>
                              <a:cxnLst/>
                              <a:rect l="0" t="0" r="0" b="0"/>
                              <a:pathLst>
                                <a:path w="141702" h="400864">
                                  <a:moveTo>
                                    <a:pt x="0" y="0"/>
                                  </a:moveTo>
                                  <a:lnTo>
                                    <a:pt x="141702" y="0"/>
                                  </a:lnTo>
                                  <a:lnTo>
                                    <a:pt x="141702" y="400864"/>
                                  </a:lnTo>
                                  <a:lnTo>
                                    <a:pt x="51485" y="4008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51" name="Shape 1119"/>
                          <wps:cNvSpPr/>
                          <wps:spPr>
                            <a:xfrm>
                              <a:off x="4837742" y="2022478"/>
                              <a:ext cx="58885" cy="70519"/>
                            </a:xfrm>
                            <a:custGeom>
                              <a:avLst/>
                              <a:gdLst/>
                              <a:ahLst/>
                              <a:cxnLst/>
                              <a:rect l="0" t="0" r="0" b="0"/>
                              <a:pathLst>
                                <a:path w="58885" h="70519">
                                  <a:moveTo>
                                    <a:pt x="58885" y="0"/>
                                  </a:moveTo>
                                  <a:lnTo>
                                    <a:pt x="58885" y="70519"/>
                                  </a:lnTo>
                                  <a:lnTo>
                                    <a:pt x="0" y="3525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5652" name="Rectangle 1121"/>
                          <wps:cNvSpPr/>
                          <wps:spPr>
                            <a:xfrm>
                              <a:off x="5203648" y="1822712"/>
                              <a:ext cx="59822" cy="138191"/>
                            </a:xfrm>
                            <a:prstGeom prst="rect">
                              <a:avLst/>
                            </a:prstGeom>
                            <a:ln>
                              <a:noFill/>
                            </a:ln>
                          </wps:spPr>
                          <wps:txbx>
                            <w:txbxContent>
                              <w:p>
                                <w:r>
                                  <w:rPr>
                                    <w:rFonts w:ascii="微软雅黑" w:hAnsi="微软雅黑" w:eastAsia="微软雅黑" w:cs="微软雅黑"/>
                                    <w:sz w:val="14"/>
                                  </w:rPr>
                                  <w:t>2</w:t>
                                </w:r>
                              </w:p>
                            </w:txbxContent>
                          </wps:txbx>
                          <wps:bodyPr horzOverflow="overflow" lIns="0" tIns="0" rIns="0" bIns="0" rtlCol="0">
                            <a:noAutofit/>
                          </wps:bodyPr>
                        </wps:wsp>
                        <wps:wsp>
                          <wps:cNvPr id="5653" name="Rectangle 1122"/>
                          <wps:cNvSpPr/>
                          <wps:spPr>
                            <a:xfrm>
                              <a:off x="5249858" y="1822712"/>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54" name="Rectangle 1123"/>
                          <wps:cNvSpPr/>
                          <wps:spPr>
                            <a:xfrm>
                              <a:off x="5268752" y="1822712"/>
                              <a:ext cx="59822" cy="138191"/>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5655" name="Rectangle 1124"/>
                          <wps:cNvSpPr/>
                          <wps:spPr>
                            <a:xfrm>
                              <a:off x="5314857" y="1822502"/>
                              <a:ext cx="416607" cy="243804"/>
                            </a:xfrm>
                            <a:prstGeom prst="rect">
                              <a:avLst/>
                            </a:prstGeom>
                            <a:ln>
                              <a:noFill/>
                            </a:ln>
                          </wps:spPr>
                          <wps:txbx>
                            <w:txbxContent>
                              <w:p>
                                <w:r>
                                  <w:rPr>
                                    <w:rFonts w:ascii="微软雅黑" w:hAnsi="微软雅黑" w:eastAsia="微软雅黑" w:cs="微软雅黑"/>
                                    <w:sz w:val="14"/>
                                  </w:rPr>
                                  <w:t xml:space="preserve">获取信息 </w:t>
                                </w:r>
                              </w:p>
                            </w:txbxContent>
                          </wps:txbx>
                          <wps:bodyPr horzOverflow="overflow" lIns="0" tIns="0" rIns="0" bIns="0" rtlCol="0">
                            <a:noAutofit/>
                          </wps:bodyPr>
                        </wps:wsp>
                        <wps:wsp>
                          <wps:cNvPr id="5656" name="Shape 6141"/>
                          <wps:cNvSpPr/>
                          <wps:spPr>
                            <a:xfrm>
                              <a:off x="357042" y="1962065"/>
                              <a:ext cx="66946" cy="229262"/>
                            </a:xfrm>
                            <a:custGeom>
                              <a:avLst/>
                              <a:gdLst/>
                              <a:ahLst/>
                              <a:cxnLst/>
                              <a:rect l="0" t="0" r="0" b="0"/>
                              <a:pathLst>
                                <a:path w="66946" h="229262">
                                  <a:moveTo>
                                    <a:pt x="0" y="0"/>
                                  </a:moveTo>
                                  <a:lnTo>
                                    <a:pt x="66946" y="0"/>
                                  </a:lnTo>
                                  <a:lnTo>
                                    <a:pt x="66946" y="229262"/>
                                  </a:lnTo>
                                  <a:lnTo>
                                    <a:pt x="0" y="229262"/>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5657" name="Shape 1126"/>
                          <wps:cNvSpPr/>
                          <wps:spPr>
                            <a:xfrm>
                              <a:off x="357042" y="1962065"/>
                              <a:ext cx="66946" cy="229262"/>
                            </a:xfrm>
                            <a:custGeom>
                              <a:avLst/>
                              <a:gdLst/>
                              <a:ahLst/>
                              <a:cxnLst/>
                              <a:rect l="0" t="0" r="0" b="0"/>
                              <a:pathLst>
                                <a:path w="66946" h="229262">
                                  <a:moveTo>
                                    <a:pt x="0" y="229262"/>
                                  </a:moveTo>
                                  <a:lnTo>
                                    <a:pt x="66946" y="229262"/>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5658" name="Shape 1127"/>
                          <wps:cNvSpPr/>
                          <wps:spPr>
                            <a:xfrm>
                              <a:off x="390515" y="2057737"/>
                              <a:ext cx="4447227" cy="0"/>
                            </a:xfrm>
                            <a:custGeom>
                              <a:avLst/>
                              <a:gdLst/>
                              <a:ahLst/>
                              <a:cxnLst/>
                              <a:rect l="0" t="0" r="0" b="0"/>
                              <a:pathLst>
                                <a:path w="4447227">
                                  <a:moveTo>
                                    <a:pt x="4447227"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5659" name="Shape 1128"/>
                          <wps:cNvSpPr/>
                          <wps:spPr>
                            <a:xfrm>
                              <a:off x="390515" y="2022478"/>
                              <a:ext cx="58885" cy="70519"/>
                            </a:xfrm>
                            <a:custGeom>
                              <a:avLst/>
                              <a:gdLst/>
                              <a:ahLst/>
                              <a:cxnLst/>
                              <a:rect l="0" t="0" r="0" b="0"/>
                              <a:pathLst>
                                <a:path w="58885" h="70519">
                                  <a:moveTo>
                                    <a:pt x="58885" y="0"/>
                                  </a:moveTo>
                                  <a:lnTo>
                                    <a:pt x="0" y="35259"/>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60" name="Rectangle 1130"/>
                          <wps:cNvSpPr/>
                          <wps:spPr>
                            <a:xfrm>
                              <a:off x="2244436" y="811973"/>
                              <a:ext cx="132913" cy="227117"/>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5661" name="Rectangle 1131"/>
                          <wps:cNvSpPr/>
                          <wps:spPr>
                            <a:xfrm>
                              <a:off x="2363706" y="812066"/>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62" name="Rectangle 1132"/>
                          <wps:cNvSpPr/>
                          <wps:spPr>
                            <a:xfrm>
                              <a:off x="2341381" y="811973"/>
                              <a:ext cx="101149" cy="238993"/>
                            </a:xfrm>
                            <a:prstGeom prst="rect">
                              <a:avLst/>
                            </a:prstGeom>
                            <a:ln>
                              <a:noFill/>
                            </a:ln>
                          </wps:spPr>
                          <wps:txbx>
                            <w:txbxContent>
                              <w:p>
                                <w:r>
                                  <w:rPr>
                                    <w:rFonts w:ascii="微软雅黑" w:hAnsi="微软雅黑" w:eastAsia="微软雅黑" w:cs="微软雅黑"/>
                                    <w:sz w:val="14"/>
                                  </w:rPr>
                                  <w:t>2</w:t>
                                </w:r>
                              </w:p>
                            </w:txbxContent>
                          </wps:txbx>
                          <wps:bodyPr horzOverflow="overflow" lIns="0" tIns="0" rIns="0" bIns="0" rtlCol="0">
                            <a:noAutofit/>
                          </wps:bodyPr>
                        </wps:wsp>
                        <wps:wsp>
                          <wps:cNvPr id="5663" name="Rectangle 1133"/>
                          <wps:cNvSpPr/>
                          <wps:spPr>
                            <a:xfrm>
                              <a:off x="2428968" y="812066"/>
                              <a:ext cx="24602" cy="138191"/>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64" name="Rectangle 1134"/>
                          <wps:cNvSpPr/>
                          <wps:spPr>
                            <a:xfrm>
                              <a:off x="2447891" y="811973"/>
                              <a:ext cx="628023" cy="304307"/>
                            </a:xfrm>
                            <a:prstGeom prst="rect">
                              <a:avLst/>
                            </a:prstGeom>
                            <a:ln>
                              <a:noFill/>
                            </a:ln>
                          </wps:spPr>
                          <wps:txbx>
                            <w:txbxContent>
                              <w:p>
                                <w:r>
                                  <w:rPr>
                                    <w:rFonts w:ascii="微软雅黑" w:hAnsi="微软雅黑" w:eastAsia="微软雅黑" w:cs="微软雅黑"/>
                                    <w:sz w:val="14"/>
                                  </w:rPr>
                                  <w:t xml:space="preserve">同步结果返回 </w:t>
                                </w:r>
                              </w:p>
                            </w:txbxContent>
                          </wps:txbx>
                          <wps:bodyPr horzOverflow="overflow" lIns="0" tIns="0" rIns="0" bIns="0" rtlCol="0">
                            <a:noAutofit/>
                          </wps:bodyPr>
                        </wps:wsp>
                        <wps:wsp>
                          <wps:cNvPr id="5665" name="Rectangle 1136"/>
                          <wps:cNvSpPr/>
                          <wps:spPr>
                            <a:xfrm>
                              <a:off x="2276244" y="1896043"/>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5666" name="Rectangle 1137"/>
                          <wps:cNvSpPr/>
                          <wps:spPr>
                            <a:xfrm>
                              <a:off x="2322376" y="1896043"/>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67" name="Rectangle 1138"/>
                          <wps:cNvSpPr/>
                          <wps:spPr>
                            <a:xfrm>
                              <a:off x="2341427" y="1896043"/>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5668" name="Rectangle 1139"/>
                          <wps:cNvSpPr/>
                          <wps:spPr>
                            <a:xfrm>
                              <a:off x="2387716" y="1896043"/>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69" name="Rectangle 1140"/>
                          <wps:cNvSpPr/>
                          <wps:spPr>
                            <a:xfrm>
                              <a:off x="2406562" y="1895825"/>
                              <a:ext cx="628303" cy="289234"/>
                            </a:xfrm>
                            <a:prstGeom prst="rect">
                              <a:avLst/>
                            </a:prstGeom>
                            <a:ln>
                              <a:noFill/>
                            </a:ln>
                          </wps:spPr>
                          <wps:txbx>
                            <w:txbxContent>
                              <w:p>
                                <w:r>
                                  <w:rPr>
                                    <w:rFonts w:ascii="微软雅黑" w:hAnsi="微软雅黑" w:eastAsia="微软雅黑" w:cs="微软雅黑"/>
                                    <w:sz w:val="15"/>
                                  </w:rPr>
                                  <w:t xml:space="preserve">同步结果返回 </w:t>
                                </w:r>
                              </w:p>
                            </w:txbxContent>
                          </wps:txbx>
                          <wps:bodyPr horzOverflow="overflow" lIns="0" tIns="0" rIns="0" bIns="0" rtlCol="0">
                            <a:noAutofit/>
                          </wps:bodyPr>
                        </wps:wsp>
                        <wps:wsp>
                          <wps:cNvPr id="5670" name="Shape 6142"/>
                          <wps:cNvSpPr/>
                          <wps:spPr>
                            <a:xfrm>
                              <a:off x="357042" y="2538708"/>
                              <a:ext cx="66946" cy="187073"/>
                            </a:xfrm>
                            <a:custGeom>
                              <a:avLst/>
                              <a:gdLst/>
                              <a:ahLst/>
                              <a:cxnLst/>
                              <a:rect l="0" t="0" r="0" b="0"/>
                              <a:pathLst>
                                <a:path w="66946" h="187073">
                                  <a:moveTo>
                                    <a:pt x="0" y="0"/>
                                  </a:moveTo>
                                  <a:lnTo>
                                    <a:pt x="66946" y="0"/>
                                  </a:lnTo>
                                  <a:lnTo>
                                    <a:pt x="66946" y="187073"/>
                                  </a:lnTo>
                                  <a:lnTo>
                                    <a:pt x="0" y="187073"/>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5671" name="Shape 1142"/>
                          <wps:cNvSpPr/>
                          <wps:spPr>
                            <a:xfrm>
                              <a:off x="357042" y="2538708"/>
                              <a:ext cx="66946" cy="187073"/>
                            </a:xfrm>
                            <a:custGeom>
                              <a:avLst/>
                              <a:gdLst/>
                              <a:ahLst/>
                              <a:cxnLst/>
                              <a:rect l="0" t="0" r="0" b="0"/>
                              <a:pathLst>
                                <a:path w="66946" h="187073">
                                  <a:moveTo>
                                    <a:pt x="0" y="187073"/>
                                  </a:moveTo>
                                  <a:lnTo>
                                    <a:pt x="66946" y="187073"/>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5672" name="Shape 6143"/>
                          <wps:cNvSpPr/>
                          <wps:spPr>
                            <a:xfrm>
                              <a:off x="4804205" y="2538756"/>
                              <a:ext cx="66947" cy="759530"/>
                            </a:xfrm>
                            <a:custGeom>
                              <a:avLst/>
                              <a:gdLst/>
                              <a:ahLst/>
                              <a:cxnLst/>
                              <a:rect l="0" t="0" r="0" b="0"/>
                              <a:pathLst>
                                <a:path w="66947" h="759530">
                                  <a:moveTo>
                                    <a:pt x="0" y="0"/>
                                  </a:moveTo>
                                  <a:lnTo>
                                    <a:pt x="66947" y="0"/>
                                  </a:lnTo>
                                  <a:lnTo>
                                    <a:pt x="66947" y="759530"/>
                                  </a:lnTo>
                                  <a:lnTo>
                                    <a:pt x="0" y="759530"/>
                                  </a:lnTo>
                                  <a:lnTo>
                                    <a:pt x="0" y="0"/>
                                  </a:lnTo>
                                </a:path>
                              </a:pathLst>
                            </a:custGeom>
                            <a:ln w="0" cap="rnd">
                              <a:round/>
                            </a:ln>
                          </wps:spPr>
                          <wps:style>
                            <a:lnRef idx="0">
                              <a:srgbClr val="000000"/>
                            </a:lnRef>
                            <a:fillRef idx="1">
                              <a:srgbClr val="73AE42"/>
                            </a:fillRef>
                            <a:effectRef idx="0">
                              <a:scrgbClr r="0" g="0" b="0"/>
                            </a:effectRef>
                            <a:fontRef idx="none"/>
                          </wps:style>
                          <wps:bodyPr/>
                        </wps:wsp>
                        <wps:wsp>
                          <wps:cNvPr id="5673" name="Shape 1144"/>
                          <wps:cNvSpPr/>
                          <wps:spPr>
                            <a:xfrm>
                              <a:off x="4804205" y="2538756"/>
                              <a:ext cx="66947" cy="759530"/>
                            </a:xfrm>
                            <a:custGeom>
                              <a:avLst/>
                              <a:gdLst/>
                              <a:ahLst/>
                              <a:cxnLst/>
                              <a:rect l="0" t="0" r="0" b="0"/>
                              <a:pathLst>
                                <a:path w="66947" h="759530">
                                  <a:moveTo>
                                    <a:pt x="0" y="759530"/>
                                  </a:moveTo>
                                  <a:lnTo>
                                    <a:pt x="66947" y="759530"/>
                                  </a:lnTo>
                                  <a:lnTo>
                                    <a:pt x="66947" y="0"/>
                                  </a:lnTo>
                                  <a:lnTo>
                                    <a:pt x="0" y="0"/>
                                  </a:lnTo>
                                  <a:close/>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74" name="Shape 1145"/>
                          <wps:cNvSpPr/>
                          <wps:spPr>
                            <a:xfrm>
                              <a:off x="4871199" y="2699101"/>
                              <a:ext cx="141702" cy="507764"/>
                            </a:xfrm>
                            <a:custGeom>
                              <a:avLst/>
                              <a:gdLst/>
                              <a:ahLst/>
                              <a:cxnLst/>
                              <a:rect l="0" t="0" r="0" b="0"/>
                              <a:pathLst>
                                <a:path w="141702" h="507764">
                                  <a:moveTo>
                                    <a:pt x="0" y="0"/>
                                  </a:moveTo>
                                  <a:lnTo>
                                    <a:pt x="141702" y="0"/>
                                  </a:lnTo>
                                  <a:lnTo>
                                    <a:pt x="141702" y="507764"/>
                                  </a:lnTo>
                                  <a:lnTo>
                                    <a:pt x="51485" y="507764"/>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75" name="Shape 1146"/>
                          <wps:cNvSpPr/>
                          <wps:spPr>
                            <a:xfrm>
                              <a:off x="4871199" y="3171596"/>
                              <a:ext cx="58885" cy="70519"/>
                            </a:xfrm>
                            <a:custGeom>
                              <a:avLst/>
                              <a:gdLst/>
                              <a:ahLst/>
                              <a:cxnLst/>
                              <a:rect l="0" t="0" r="0" b="0"/>
                              <a:pathLst>
                                <a:path w="58885" h="70519">
                                  <a:moveTo>
                                    <a:pt x="58885" y="0"/>
                                  </a:moveTo>
                                  <a:lnTo>
                                    <a:pt x="58885" y="70519"/>
                                  </a:lnTo>
                                  <a:lnTo>
                                    <a:pt x="0" y="35269"/>
                                  </a:lnTo>
                                  <a:lnTo>
                                    <a:pt x="58885" y="0"/>
                                  </a:lnTo>
                                  <a:close/>
                                </a:path>
                              </a:pathLst>
                            </a:custGeom>
                            <a:ln w="0" cap="rnd">
                              <a:round/>
                            </a:ln>
                          </wps:spPr>
                          <wps:style>
                            <a:lnRef idx="0">
                              <a:srgbClr val="000000"/>
                            </a:lnRef>
                            <a:fillRef idx="1">
                              <a:srgbClr val="6CA43E"/>
                            </a:fillRef>
                            <a:effectRef idx="0">
                              <a:scrgbClr r="0" g="0" b="0"/>
                            </a:effectRef>
                            <a:fontRef idx="none"/>
                          </wps:style>
                          <wps:bodyPr/>
                        </wps:wsp>
                        <wps:wsp>
                          <wps:cNvPr id="5676" name="Rectangle 1148"/>
                          <wps:cNvSpPr/>
                          <wps:spPr>
                            <a:xfrm>
                              <a:off x="5124924" y="2920308"/>
                              <a:ext cx="59822" cy="138192"/>
                            </a:xfrm>
                            <a:prstGeom prst="rect">
                              <a:avLst/>
                            </a:prstGeom>
                            <a:ln>
                              <a:noFill/>
                            </a:ln>
                          </wps:spPr>
                          <wps:txbx>
                            <w:txbxContent>
                              <w:p>
                                <w:r>
                                  <w:rPr>
                                    <w:rFonts w:ascii="微软雅黑" w:hAnsi="微软雅黑" w:eastAsia="微软雅黑" w:cs="微软雅黑"/>
                                    <w:sz w:val="14"/>
                                  </w:rPr>
                                  <w:t>3</w:t>
                                </w:r>
                              </w:p>
                            </w:txbxContent>
                          </wps:txbx>
                          <wps:bodyPr horzOverflow="overflow" lIns="0" tIns="0" rIns="0" bIns="0" rtlCol="0">
                            <a:noAutofit/>
                          </wps:bodyPr>
                        </wps:wsp>
                        <wps:wsp>
                          <wps:cNvPr id="5677" name="Rectangle 1149"/>
                          <wps:cNvSpPr/>
                          <wps:spPr>
                            <a:xfrm>
                              <a:off x="5171135" y="2920308"/>
                              <a:ext cx="24602" cy="138192"/>
                            </a:xfrm>
                            <a:prstGeom prst="rect">
                              <a:avLst/>
                            </a:prstGeom>
                            <a:ln>
                              <a:noFill/>
                            </a:ln>
                          </wps:spPr>
                          <wps:txbx>
                            <w:txbxContent>
                              <w:p>
                                <w:r>
                                  <w:rPr>
                                    <w:rFonts w:ascii="微软雅黑" w:hAnsi="微软雅黑" w:eastAsia="微软雅黑" w:cs="微软雅黑"/>
                                    <w:sz w:val="14"/>
                                  </w:rPr>
                                  <w:t>.</w:t>
                                </w:r>
                              </w:p>
                            </w:txbxContent>
                          </wps:txbx>
                          <wps:bodyPr horzOverflow="overflow" lIns="0" tIns="0" rIns="0" bIns="0" rtlCol="0">
                            <a:noAutofit/>
                          </wps:bodyPr>
                        </wps:wsp>
                        <wps:wsp>
                          <wps:cNvPr id="5678" name="Rectangle 1150"/>
                          <wps:cNvSpPr/>
                          <wps:spPr>
                            <a:xfrm>
                              <a:off x="5190028" y="2920308"/>
                              <a:ext cx="59822" cy="138192"/>
                            </a:xfrm>
                            <a:prstGeom prst="rect">
                              <a:avLst/>
                            </a:prstGeom>
                            <a:ln>
                              <a:noFill/>
                            </a:ln>
                          </wps:spPr>
                          <wps:txbx>
                            <w:txbxContent>
                              <w:p>
                                <w:r>
                                  <w:rPr>
                                    <w:rFonts w:ascii="微软雅黑" w:hAnsi="微软雅黑" w:eastAsia="微软雅黑" w:cs="微软雅黑"/>
                                    <w:sz w:val="14"/>
                                  </w:rPr>
                                  <w:t>1</w:t>
                                </w:r>
                              </w:p>
                            </w:txbxContent>
                          </wps:txbx>
                          <wps:bodyPr horzOverflow="overflow" lIns="0" tIns="0" rIns="0" bIns="0" rtlCol="0">
                            <a:noAutofit/>
                          </wps:bodyPr>
                        </wps:wsp>
                        <wps:wsp>
                          <wps:cNvPr id="5679" name="Rectangle 1151"/>
                          <wps:cNvSpPr/>
                          <wps:spPr>
                            <a:xfrm>
                              <a:off x="5236214" y="2919971"/>
                              <a:ext cx="628023" cy="251259"/>
                            </a:xfrm>
                            <a:prstGeom prst="rect">
                              <a:avLst/>
                            </a:prstGeom>
                            <a:ln>
                              <a:noFill/>
                            </a:ln>
                          </wps:spPr>
                          <wps:txbx>
                            <w:txbxContent>
                              <w:p>
                                <w:r>
                                  <w:rPr>
                                    <w:rFonts w:ascii="微软雅黑" w:hAnsi="微软雅黑" w:eastAsia="微软雅黑" w:cs="微软雅黑"/>
                                    <w:sz w:val="14"/>
                                  </w:rPr>
                                  <w:t xml:space="preserve">注册服务地址 </w:t>
                                </w:r>
                              </w:p>
                            </w:txbxContent>
                          </wps:txbx>
                          <wps:bodyPr horzOverflow="overflow" lIns="0" tIns="0" rIns="0" bIns="0" rtlCol="0">
                            <a:noAutofit/>
                          </wps:bodyPr>
                        </wps:wsp>
                        <wps:wsp>
                          <wps:cNvPr id="5680" name="Shape 1152"/>
                          <wps:cNvSpPr/>
                          <wps:spPr>
                            <a:xfrm>
                              <a:off x="423988" y="2699101"/>
                              <a:ext cx="4395647" cy="0"/>
                            </a:xfrm>
                            <a:custGeom>
                              <a:avLst/>
                              <a:gdLst/>
                              <a:ahLst/>
                              <a:cxnLst/>
                              <a:rect l="0" t="0" r="0" b="0"/>
                              <a:pathLst>
                                <a:path w="4395647">
                                  <a:moveTo>
                                    <a:pt x="0" y="0"/>
                                  </a:moveTo>
                                  <a:lnTo>
                                    <a:pt x="4395647" y="0"/>
                                  </a:lnTo>
                                </a:path>
                              </a:pathLst>
                            </a:custGeom>
                            <a:ln w="5910" cap="rnd">
                              <a:round/>
                            </a:ln>
                          </wps:spPr>
                          <wps:style>
                            <a:lnRef idx="1">
                              <a:srgbClr val="5692C9"/>
                            </a:lnRef>
                            <a:fillRef idx="0">
                              <a:srgbClr val="000000">
                                <a:alpha val="0"/>
                              </a:srgbClr>
                            </a:fillRef>
                            <a:effectRef idx="0">
                              <a:scrgbClr r="0" g="0" b="0"/>
                            </a:effectRef>
                            <a:fontRef idx="none"/>
                          </wps:style>
                          <wps:bodyPr/>
                        </wps:wsp>
                        <wps:wsp>
                          <wps:cNvPr id="5681" name="Shape 1153"/>
                          <wps:cNvSpPr/>
                          <wps:spPr>
                            <a:xfrm>
                              <a:off x="4812314" y="2663842"/>
                              <a:ext cx="58885" cy="70518"/>
                            </a:xfrm>
                            <a:custGeom>
                              <a:avLst/>
                              <a:gdLst/>
                              <a:ahLst/>
                              <a:cxnLst/>
                              <a:rect l="0" t="0" r="0" b="0"/>
                              <a:pathLst>
                                <a:path w="58885" h="70518">
                                  <a:moveTo>
                                    <a:pt x="0" y="0"/>
                                  </a:moveTo>
                                  <a:lnTo>
                                    <a:pt x="58885" y="35259"/>
                                  </a:lnTo>
                                  <a:lnTo>
                                    <a:pt x="0" y="70518"/>
                                  </a:lnTo>
                                  <a:lnTo>
                                    <a:pt x="0" y="0"/>
                                  </a:lnTo>
                                  <a:close/>
                                </a:path>
                              </a:pathLst>
                            </a:custGeom>
                            <a:ln w="0" cap="rnd">
                              <a:round/>
                            </a:ln>
                          </wps:spPr>
                          <wps:style>
                            <a:lnRef idx="0">
                              <a:srgbClr val="000000"/>
                            </a:lnRef>
                            <a:fillRef idx="1">
                              <a:srgbClr val="5692C9"/>
                            </a:fillRef>
                            <a:effectRef idx="0">
                              <a:scrgbClr r="0" g="0" b="0"/>
                            </a:effectRef>
                            <a:fontRef idx="none"/>
                          </wps:style>
                          <wps:bodyPr/>
                        </wps:wsp>
                        <wps:wsp>
                          <wps:cNvPr id="5682" name="Shape 1154"/>
                          <wps:cNvSpPr/>
                          <wps:spPr>
                            <a:xfrm>
                              <a:off x="390515" y="3206856"/>
                              <a:ext cx="4413691" cy="0"/>
                            </a:xfrm>
                            <a:custGeom>
                              <a:avLst/>
                              <a:gdLst/>
                              <a:ahLst/>
                              <a:cxnLst/>
                              <a:rect l="0" t="0" r="0" b="0"/>
                              <a:pathLst>
                                <a:path w="4413691">
                                  <a:moveTo>
                                    <a:pt x="4413691" y="0"/>
                                  </a:moveTo>
                                  <a:lnTo>
                                    <a:pt x="0" y="0"/>
                                  </a:lnTo>
                                </a:path>
                              </a:pathLst>
                            </a:custGeom>
                            <a:ln w="5910" cap="rnd">
                              <a:custDash>
                                <a:ds d="699993" sp="499993"/>
                              </a:custDash>
                              <a:round/>
                            </a:ln>
                          </wps:spPr>
                          <wps:style>
                            <a:lnRef idx="1">
                              <a:srgbClr val="6CA43E"/>
                            </a:lnRef>
                            <a:fillRef idx="0">
                              <a:srgbClr val="000000">
                                <a:alpha val="0"/>
                              </a:srgbClr>
                            </a:fillRef>
                            <a:effectRef idx="0">
                              <a:scrgbClr r="0" g="0" b="0"/>
                            </a:effectRef>
                            <a:fontRef idx="none"/>
                          </wps:style>
                          <wps:bodyPr/>
                        </wps:wsp>
                        <wps:wsp>
                          <wps:cNvPr id="5683" name="Shape 1155"/>
                          <wps:cNvSpPr/>
                          <wps:spPr>
                            <a:xfrm>
                              <a:off x="390515" y="3171596"/>
                              <a:ext cx="58885" cy="70519"/>
                            </a:xfrm>
                            <a:custGeom>
                              <a:avLst/>
                              <a:gdLst/>
                              <a:ahLst/>
                              <a:cxnLst/>
                              <a:rect l="0" t="0" r="0" b="0"/>
                              <a:pathLst>
                                <a:path w="58885" h="70519">
                                  <a:moveTo>
                                    <a:pt x="58885" y="0"/>
                                  </a:moveTo>
                                  <a:lnTo>
                                    <a:pt x="0" y="35260"/>
                                  </a:lnTo>
                                  <a:lnTo>
                                    <a:pt x="58885" y="70519"/>
                                  </a:lnTo>
                                </a:path>
                              </a:pathLst>
                            </a:custGeom>
                            <a:ln w="5910" cap="rnd">
                              <a:round/>
                            </a:ln>
                          </wps:spPr>
                          <wps:style>
                            <a:lnRef idx="1">
                              <a:srgbClr val="6CA43E"/>
                            </a:lnRef>
                            <a:fillRef idx="0">
                              <a:srgbClr val="000000">
                                <a:alpha val="0"/>
                              </a:srgbClr>
                            </a:fillRef>
                            <a:effectRef idx="0">
                              <a:scrgbClr r="0" g="0" b="0"/>
                            </a:effectRef>
                            <a:fontRef idx="none"/>
                          </wps:style>
                          <wps:bodyPr/>
                        </wps:wsp>
                        <wps:wsp>
                          <wps:cNvPr id="5684" name="Shape 6144"/>
                          <wps:cNvSpPr/>
                          <wps:spPr>
                            <a:xfrm>
                              <a:off x="357042" y="3073247"/>
                              <a:ext cx="66946" cy="267236"/>
                            </a:xfrm>
                            <a:custGeom>
                              <a:avLst/>
                              <a:gdLst/>
                              <a:ahLst/>
                              <a:cxnLst/>
                              <a:rect l="0" t="0" r="0" b="0"/>
                              <a:pathLst>
                                <a:path w="66946" h="267236">
                                  <a:moveTo>
                                    <a:pt x="0" y="0"/>
                                  </a:moveTo>
                                  <a:lnTo>
                                    <a:pt x="66946" y="0"/>
                                  </a:lnTo>
                                  <a:lnTo>
                                    <a:pt x="66946" y="267236"/>
                                  </a:lnTo>
                                  <a:lnTo>
                                    <a:pt x="0" y="267236"/>
                                  </a:lnTo>
                                  <a:lnTo>
                                    <a:pt x="0" y="0"/>
                                  </a:lnTo>
                                </a:path>
                              </a:pathLst>
                            </a:custGeom>
                            <a:ln w="0" cap="rnd">
                              <a:round/>
                            </a:ln>
                          </wps:spPr>
                          <wps:style>
                            <a:lnRef idx="0">
                              <a:srgbClr val="000000"/>
                            </a:lnRef>
                            <a:fillRef idx="1">
                              <a:srgbClr val="5B9BD5"/>
                            </a:fillRef>
                            <a:effectRef idx="0">
                              <a:scrgbClr r="0" g="0" b="0"/>
                            </a:effectRef>
                            <a:fontRef idx="none"/>
                          </wps:style>
                          <wps:bodyPr/>
                        </wps:wsp>
                        <wps:wsp>
                          <wps:cNvPr id="5685" name="Shape 1157"/>
                          <wps:cNvSpPr/>
                          <wps:spPr>
                            <a:xfrm>
                              <a:off x="357042" y="3073247"/>
                              <a:ext cx="66946" cy="267236"/>
                            </a:xfrm>
                            <a:custGeom>
                              <a:avLst/>
                              <a:gdLst/>
                              <a:ahLst/>
                              <a:cxnLst/>
                              <a:rect l="0" t="0" r="0" b="0"/>
                              <a:pathLst>
                                <a:path w="66946" h="267236">
                                  <a:moveTo>
                                    <a:pt x="0" y="267236"/>
                                  </a:moveTo>
                                  <a:lnTo>
                                    <a:pt x="66946" y="267236"/>
                                  </a:lnTo>
                                  <a:lnTo>
                                    <a:pt x="66946" y="0"/>
                                  </a:lnTo>
                                  <a:lnTo>
                                    <a:pt x="0" y="0"/>
                                  </a:lnTo>
                                  <a:close/>
                                </a:path>
                              </a:pathLst>
                            </a:custGeom>
                            <a:ln w="5910" cap="rnd">
                              <a:round/>
                            </a:ln>
                          </wps:spPr>
                          <wps:style>
                            <a:lnRef idx="1">
                              <a:srgbClr val="5692C9"/>
                            </a:lnRef>
                            <a:fillRef idx="0">
                              <a:srgbClr val="000000">
                                <a:alpha val="0"/>
                              </a:srgbClr>
                            </a:fillRef>
                            <a:effectRef idx="0">
                              <a:scrgbClr r="0" g="0" b="0"/>
                            </a:effectRef>
                            <a:fontRef idx="none"/>
                          </wps:style>
                          <wps:bodyPr/>
                        </wps:wsp>
                        <wps:wsp>
                          <wps:cNvPr id="5686" name="Rectangle 1159"/>
                          <wps:cNvSpPr/>
                          <wps:spPr>
                            <a:xfrm>
                              <a:off x="1486650" y="2518456"/>
                              <a:ext cx="59975" cy="138547"/>
                            </a:xfrm>
                            <a:prstGeom prst="rect">
                              <a:avLst/>
                            </a:prstGeom>
                            <a:ln>
                              <a:noFill/>
                            </a:ln>
                          </wps:spPr>
                          <wps:txbx>
                            <w:txbxContent>
                              <w:p>
                                <w:r>
                                  <w:rPr>
                                    <w:rFonts w:ascii="微软雅黑" w:hAnsi="微软雅黑" w:eastAsia="微软雅黑" w:cs="微软雅黑"/>
                                    <w:sz w:val="15"/>
                                  </w:rPr>
                                  <w:t>3</w:t>
                                </w:r>
                              </w:p>
                            </w:txbxContent>
                          </wps:txbx>
                          <wps:bodyPr horzOverflow="overflow" lIns="0" tIns="0" rIns="0" bIns="0" rtlCol="0">
                            <a:noAutofit/>
                          </wps:bodyPr>
                        </wps:wsp>
                        <wps:wsp>
                          <wps:cNvPr id="5687" name="Rectangle 1160"/>
                          <wps:cNvSpPr/>
                          <wps:spPr>
                            <a:xfrm>
                              <a:off x="1532782"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88" name="Rectangle 5702"/>
                          <wps:cNvSpPr/>
                          <wps:spPr>
                            <a:xfrm>
                              <a:off x="1551832" y="2518456"/>
                              <a:ext cx="59975" cy="138547"/>
                            </a:xfrm>
                            <a:prstGeom prst="rect">
                              <a:avLst/>
                            </a:prstGeom>
                            <a:ln>
                              <a:noFill/>
                            </a:ln>
                          </wps:spPr>
                          <wps:txbx>
                            <w:txbxContent>
                              <w:p>
                                <w:r>
                                  <w:rPr>
                                    <w:rFonts w:ascii="微软雅黑" w:hAnsi="微软雅黑" w:eastAsia="微软雅黑" w:cs="微软雅黑"/>
                                    <w:sz w:val="15"/>
                                  </w:rPr>
                                  <w:t>0</w:t>
                                </w:r>
                              </w:p>
                            </w:txbxContent>
                          </wps:txbx>
                          <wps:bodyPr horzOverflow="overflow" lIns="0" tIns="0" rIns="0" bIns="0" rtlCol="0">
                            <a:noAutofit/>
                          </wps:bodyPr>
                        </wps:wsp>
                        <wps:wsp>
                          <wps:cNvPr id="5689" name="Rectangle 5703"/>
                          <wps:cNvSpPr/>
                          <wps:spPr>
                            <a:xfrm>
                              <a:off x="1599068" y="2518456"/>
                              <a:ext cx="30295" cy="138547"/>
                            </a:xfrm>
                            <a:prstGeom prst="rect">
                              <a:avLst/>
                            </a:prstGeom>
                            <a:ln>
                              <a:noFill/>
                            </a:ln>
                          </wps:spPr>
                          <wps:txbx>
                            <w:txbxContent>
                              <w:p>
                                <w:r>
                                  <w:rPr>
                                    <w:rFonts w:ascii="微软雅黑" w:hAnsi="微软雅黑" w:eastAsia="微软雅黑" w:cs="微软雅黑"/>
                                    <w:sz w:val="15"/>
                                  </w:rPr>
                                  <w:t xml:space="preserve"> </w:t>
                                </w:r>
                              </w:p>
                            </w:txbxContent>
                          </wps:txbx>
                          <wps:bodyPr horzOverflow="overflow" lIns="0" tIns="0" rIns="0" bIns="0" rtlCol="0">
                            <a:noAutofit/>
                          </wps:bodyPr>
                        </wps:wsp>
                        <wps:wsp>
                          <wps:cNvPr id="5690" name="Rectangle 1162"/>
                          <wps:cNvSpPr/>
                          <wps:spPr>
                            <a:xfrm>
                              <a:off x="1621313" y="2518166"/>
                              <a:ext cx="1146481" cy="379413"/>
                            </a:xfrm>
                            <a:prstGeom prst="rect">
                              <a:avLst/>
                            </a:prstGeom>
                            <a:ln>
                              <a:noFill/>
                            </a:ln>
                          </wps:spPr>
                          <wps:txbx>
                            <w:txbxContent>
                              <w:p>
                                <w:r>
                                  <w:rPr>
                                    <w:rFonts w:ascii="微软雅黑" w:hAnsi="微软雅黑" w:eastAsia="微软雅黑" w:cs="微软雅黑"/>
                                    <w:sz w:val="15"/>
                                  </w:rPr>
                                  <w:t>公寓运营商服务地址注册</w:t>
                                </w:r>
                              </w:p>
                            </w:txbxContent>
                          </wps:txbx>
                          <wps:bodyPr horzOverflow="overflow" lIns="0" tIns="0" rIns="0" bIns="0" rtlCol="0">
                            <a:noAutofit/>
                          </wps:bodyPr>
                        </wps:wsp>
                        <wps:wsp>
                          <wps:cNvPr id="5691" name="Rectangle 1163"/>
                          <wps:cNvSpPr/>
                          <wps:spPr>
                            <a:xfrm>
                              <a:off x="2488246"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92" name="Rectangle 1164"/>
                          <wps:cNvSpPr/>
                          <wps:spPr>
                            <a:xfrm>
                              <a:off x="2507140" y="2518456"/>
                              <a:ext cx="289537" cy="138547"/>
                            </a:xfrm>
                            <a:prstGeom prst="rect">
                              <a:avLst/>
                            </a:prstGeom>
                            <a:ln>
                              <a:noFill/>
                            </a:ln>
                          </wps:spPr>
                          <wps:txbx>
                            <w:txbxContent>
                              <w:p>
                                <w:r>
                                  <w:rPr>
                                    <w:rFonts w:ascii="微软雅黑" w:hAnsi="微软雅黑" w:eastAsia="微软雅黑" w:cs="微软雅黑"/>
                                    <w:sz w:val="15"/>
                                  </w:rPr>
                                  <w:t>alipay</w:t>
                                </w:r>
                              </w:p>
                            </w:txbxContent>
                          </wps:txbx>
                          <wps:bodyPr horzOverflow="overflow" lIns="0" tIns="0" rIns="0" bIns="0" rtlCol="0">
                            <a:noAutofit/>
                          </wps:bodyPr>
                        </wps:wsp>
                        <wps:wsp>
                          <wps:cNvPr id="5693" name="Rectangle 1165"/>
                          <wps:cNvSpPr/>
                          <wps:spPr>
                            <a:xfrm>
                              <a:off x="2728116"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94" name="Rectangle 1166"/>
                          <wps:cNvSpPr/>
                          <wps:spPr>
                            <a:xfrm>
                              <a:off x="2747245" y="2518456"/>
                              <a:ext cx="174910" cy="138547"/>
                            </a:xfrm>
                            <a:prstGeom prst="rect">
                              <a:avLst/>
                            </a:prstGeom>
                            <a:ln>
                              <a:noFill/>
                            </a:ln>
                          </wps:spPr>
                          <wps:txbx>
                            <w:txbxContent>
                              <w:p>
                                <w:r>
                                  <w:rPr>
                                    <w:rFonts w:ascii="微软雅黑" w:hAnsi="微软雅黑" w:eastAsia="微软雅黑" w:cs="微软雅黑"/>
                                    <w:sz w:val="15"/>
                                  </w:rPr>
                                  <w:t>eco</w:t>
                                </w:r>
                              </w:p>
                            </w:txbxContent>
                          </wps:txbx>
                          <wps:bodyPr horzOverflow="overflow" lIns="0" tIns="0" rIns="0" bIns="0" rtlCol="0">
                            <a:noAutofit/>
                          </wps:bodyPr>
                        </wps:wsp>
                        <wps:wsp>
                          <wps:cNvPr id="5695" name="Rectangle 1167"/>
                          <wps:cNvSpPr/>
                          <wps:spPr>
                            <a:xfrm>
                              <a:off x="2881469"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696" name="Rectangle 1168"/>
                          <wps:cNvSpPr/>
                          <wps:spPr>
                            <a:xfrm>
                              <a:off x="2900541" y="2518166"/>
                              <a:ext cx="505181" cy="254722"/>
                            </a:xfrm>
                            <a:prstGeom prst="rect">
                              <a:avLst/>
                            </a:prstGeom>
                            <a:ln>
                              <a:noFill/>
                            </a:ln>
                          </wps:spPr>
                          <wps:txbx>
                            <w:txbxContent>
                              <w:p>
                                <w:r>
                                  <w:rPr>
                                    <w:rFonts w:ascii="微软雅黑" w:hAnsi="微软雅黑" w:eastAsia="微软雅黑" w:cs="微软雅黑"/>
                                    <w:sz w:val="15"/>
                                  </w:rPr>
                                  <w:t>renthouse</w:t>
                                </w:r>
                              </w:p>
                            </w:txbxContent>
                          </wps:txbx>
                          <wps:bodyPr horzOverflow="overflow" lIns="0" tIns="0" rIns="0" bIns="0" rtlCol="0">
                            <a:noAutofit/>
                          </wps:bodyPr>
                        </wps:wsp>
                        <wps:wsp>
                          <wps:cNvPr id="5697" name="Rectangle 1169"/>
                          <wps:cNvSpPr/>
                          <wps:spPr>
                            <a:xfrm>
                              <a:off x="3281619"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05" name="Rectangle 1170"/>
                          <wps:cNvSpPr/>
                          <wps:spPr>
                            <a:xfrm>
                              <a:off x="3300513" y="2518456"/>
                              <a:ext cx="111828" cy="138547"/>
                            </a:xfrm>
                            <a:prstGeom prst="rect">
                              <a:avLst/>
                            </a:prstGeom>
                            <a:ln>
                              <a:noFill/>
                            </a:ln>
                          </wps:spPr>
                          <wps:txbx>
                            <w:txbxContent>
                              <w:p>
                                <w:r>
                                  <w:rPr>
                                    <w:rFonts w:ascii="微软雅黑" w:hAnsi="微软雅黑" w:eastAsia="微软雅黑" w:cs="微软雅黑"/>
                                    <w:sz w:val="15"/>
                                  </w:rPr>
                                  <w:t>ka</w:t>
                                </w:r>
                              </w:p>
                            </w:txbxContent>
                          </wps:txbx>
                          <wps:bodyPr horzOverflow="overflow" lIns="0" tIns="0" rIns="0" bIns="0" rtlCol="0">
                            <a:noAutofit/>
                          </wps:bodyPr>
                        </wps:wsp>
                        <wps:wsp>
                          <wps:cNvPr id="5706" name="Rectangle 1171"/>
                          <wps:cNvSpPr/>
                          <wps:spPr>
                            <a:xfrm>
                              <a:off x="3387108" y="2518456"/>
                              <a:ext cx="24665" cy="138547"/>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07" name="Rectangle 1172"/>
                          <wps:cNvSpPr/>
                          <wps:spPr>
                            <a:xfrm>
                              <a:off x="3405855" y="2518166"/>
                              <a:ext cx="340404" cy="301897"/>
                            </a:xfrm>
                            <a:prstGeom prst="rect">
                              <a:avLst/>
                            </a:prstGeom>
                            <a:ln>
                              <a:noFill/>
                            </a:ln>
                          </wps:spPr>
                          <wps:txbx>
                            <w:txbxContent>
                              <w:p>
                                <w:r>
                                  <w:rPr>
                                    <w:rFonts w:ascii="微软雅黑" w:hAnsi="微软雅黑" w:eastAsia="微软雅黑" w:cs="微软雅黑"/>
                                    <w:sz w:val="15"/>
                                  </w:rPr>
                                  <w:t>service</w:t>
                                </w:r>
                              </w:p>
                            </w:txbxContent>
                          </wps:txbx>
                          <wps:bodyPr horzOverflow="overflow" lIns="0" tIns="0" rIns="0" bIns="0" rtlCol="0">
                            <a:noAutofit/>
                          </wps:bodyPr>
                        </wps:wsp>
                        <wps:wsp>
                          <wps:cNvPr id="5708" name="Rectangle 1173"/>
                          <wps:cNvSpPr/>
                          <wps:spPr>
                            <a:xfrm>
                              <a:off x="3663742" y="2518456"/>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09" name="Rectangle 1174"/>
                          <wps:cNvSpPr/>
                          <wps:spPr>
                            <a:xfrm>
                              <a:off x="3682798" y="2518165"/>
                              <a:ext cx="309086" cy="302223"/>
                            </a:xfrm>
                            <a:prstGeom prst="rect">
                              <a:avLst/>
                            </a:prstGeom>
                            <a:ln>
                              <a:noFill/>
                            </a:ln>
                          </wps:spPr>
                          <wps:txbx>
                            <w:txbxContent>
                              <w:p>
                                <w:r>
                                  <w:rPr>
                                    <w:rFonts w:ascii="微软雅黑" w:hAnsi="微软雅黑" w:eastAsia="微软雅黑" w:cs="微软雅黑"/>
                                    <w:sz w:val="15"/>
                                  </w:rPr>
                                  <w:t xml:space="preserve">create </w:t>
                                </w:r>
                              </w:p>
                            </w:txbxContent>
                          </wps:txbx>
                          <wps:bodyPr horzOverflow="overflow" lIns="0" tIns="0" rIns="0" bIns="0" rtlCol="0">
                            <a:noAutofit/>
                          </wps:bodyPr>
                        </wps:wsp>
                        <wps:wsp>
                          <wps:cNvPr id="5710" name="Rectangle 1176"/>
                          <wps:cNvSpPr/>
                          <wps:spPr>
                            <a:xfrm>
                              <a:off x="2276244" y="3027107"/>
                              <a:ext cx="59975" cy="138546"/>
                            </a:xfrm>
                            <a:prstGeom prst="rect">
                              <a:avLst/>
                            </a:prstGeom>
                            <a:ln>
                              <a:noFill/>
                            </a:ln>
                          </wps:spPr>
                          <wps:txbx>
                            <w:txbxContent>
                              <w:p>
                                <w:r>
                                  <w:rPr>
                                    <w:rFonts w:ascii="微软雅黑" w:hAnsi="微软雅黑" w:eastAsia="微软雅黑" w:cs="微软雅黑"/>
                                    <w:sz w:val="15"/>
                                  </w:rPr>
                                  <w:t>3</w:t>
                                </w:r>
                              </w:p>
                            </w:txbxContent>
                          </wps:txbx>
                          <wps:bodyPr horzOverflow="overflow" lIns="0" tIns="0" rIns="0" bIns="0" rtlCol="0">
                            <a:noAutofit/>
                          </wps:bodyPr>
                        </wps:wsp>
                        <wps:wsp>
                          <wps:cNvPr id="5711" name="Rectangle 1177"/>
                          <wps:cNvSpPr/>
                          <wps:spPr>
                            <a:xfrm>
                              <a:off x="2322376" y="3027107"/>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12" name="Rectangle 1178"/>
                          <wps:cNvSpPr/>
                          <wps:spPr>
                            <a:xfrm>
                              <a:off x="2341427" y="3027107"/>
                              <a:ext cx="59975" cy="138546"/>
                            </a:xfrm>
                            <a:prstGeom prst="rect">
                              <a:avLst/>
                            </a:prstGeom>
                            <a:ln>
                              <a:noFill/>
                            </a:ln>
                          </wps:spPr>
                          <wps:txbx>
                            <w:txbxContent>
                              <w:p>
                                <w:r>
                                  <w:rPr>
                                    <w:rFonts w:ascii="微软雅黑" w:hAnsi="微软雅黑" w:eastAsia="微软雅黑" w:cs="微软雅黑"/>
                                    <w:sz w:val="15"/>
                                  </w:rPr>
                                  <w:t>2</w:t>
                                </w:r>
                              </w:p>
                            </w:txbxContent>
                          </wps:txbx>
                          <wps:bodyPr horzOverflow="overflow" lIns="0" tIns="0" rIns="0" bIns="0" rtlCol="0">
                            <a:noAutofit/>
                          </wps:bodyPr>
                        </wps:wsp>
                        <wps:wsp>
                          <wps:cNvPr id="5713" name="Rectangle 1179"/>
                          <wps:cNvSpPr/>
                          <wps:spPr>
                            <a:xfrm>
                              <a:off x="2387716" y="3027107"/>
                              <a:ext cx="24665" cy="138546"/>
                            </a:xfrm>
                            <a:prstGeom prst="rect">
                              <a:avLst/>
                            </a:prstGeom>
                            <a:ln>
                              <a:noFill/>
                            </a:ln>
                          </wps:spPr>
                          <wps:txbx>
                            <w:txbxContent>
                              <w:p>
                                <w:r>
                                  <w:rPr>
                                    <w:rFonts w:ascii="微软雅黑" w:hAnsi="微软雅黑" w:eastAsia="微软雅黑" w:cs="微软雅黑"/>
                                    <w:sz w:val="15"/>
                                  </w:rPr>
                                  <w:t>.</w:t>
                                </w:r>
                              </w:p>
                            </w:txbxContent>
                          </wps:txbx>
                          <wps:bodyPr horzOverflow="overflow" lIns="0" tIns="0" rIns="0" bIns="0" rtlCol="0">
                            <a:noAutofit/>
                          </wps:bodyPr>
                        </wps:wsp>
                        <wps:wsp>
                          <wps:cNvPr id="5714" name="Rectangle 1180"/>
                          <wps:cNvSpPr/>
                          <wps:spPr>
                            <a:xfrm>
                              <a:off x="2406562" y="3026759"/>
                              <a:ext cx="628303" cy="357708"/>
                            </a:xfrm>
                            <a:prstGeom prst="rect">
                              <a:avLst/>
                            </a:prstGeom>
                            <a:ln>
                              <a:noFill/>
                            </a:ln>
                          </wps:spPr>
                          <wps:txbx>
                            <w:txbxContent>
                              <w:p>
                                <w:r>
                                  <w:rPr>
                                    <w:rFonts w:ascii="微软雅黑" w:hAnsi="微软雅黑" w:eastAsia="微软雅黑" w:cs="微软雅黑"/>
                                    <w:sz w:val="15"/>
                                  </w:rPr>
                                  <w:t xml:space="preserve">同步结果返回 </w:t>
                                </w:r>
                              </w:p>
                            </w:txbxContent>
                          </wps:txbx>
                          <wps:bodyPr horzOverflow="overflow" lIns="0" tIns="0" rIns="0" bIns="0" rtlCol="0">
                            <a:noAutofit/>
                          </wps:bodyPr>
                        </wps:wsp>
                      </wpg:wgp>
                    </a:graphicData>
                  </a:graphic>
                </wp:inline>
              </w:drawing>
            </mc:Choice>
            <mc:Fallback>
              <w:pict>
                <v:group id="Group 5704" o:spid="_x0000_s1026" o:spt="203" style="height:289.3pt;width:461.75pt;" coordsize="5864237,3674533" o:gfxdata="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">
                  <o:lock v:ext="edit" aspectratio="f"/>
                  <v:shape id="Shape 6132" o:spid="_x0000_s1026" o:spt="100" style="position:absolute;left:189676;top:40011;height:240518;width:401678;" fillcolor="#5B9BD5" filled="t" stroked="f" coordsize="401678,240518" o:gfxdata="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lxXIvQAA&#10;ANoAAAAPAAAAAAAAAAEAIAAAACIAAABkcnMvZG93bnJldi54bWxQSwECFAAUAAAACACHTuJAMy8F&#10;njsAAAA5AAAAEAAAAAAAAAABACAAAAAMAQAAZHJzL3NoYXBleG1sLnhtbFBLBQYAAAAABgAGAFsB&#10;AAC2AwAAAAA=&#10;" path="m0,0l401678,0,401678,240518,0,240518,0,0e">
                    <v:fill on="t" focussize="0,0"/>
                    <v:stroke on="f" weight="0pt" miterlimit="1" joinstyle="miter"/>
                    <v:imagedata o:title=""/>
                    <o:lock v:ext="edit" aspectratio="f"/>
                  </v:shape>
                  <v:shape id="Shape 1047" o:spid="_x0000_s1026" o:spt="100" style="position:absolute;left:189676;top:40011;height:240518;width:401678;" filled="f" stroked="t" coordsize="401678,240518" o:gfxdata="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K/zLsAAADa&#10;AAAADwAAAAAAAAABACAAAAAiAAAAZHJzL2Rvd25yZXYueG1sUEsBAhQAFAAAAAgAh07iQDMvBZ47&#10;AAAAOQAAABAAAAAAAAAAAQAgAAAACgEAAGRycy9zaGFwZXhtbC54bWxQSwUGAAAAAAYABgBbAQAA&#10;tAMAAAAA&#10;" path="m0,240518l401678,240518,401678,0,0,0xe">
                    <v:fill on="f" focussize="0,0"/>
                    <v:stroke weight="0.465354330708661pt" color="#FFFFFF" miterlimit="8" joinstyle="round" endcap="round"/>
                    <v:imagedata o:title=""/>
                    <o:lock v:ext="edit" aspectratio="f"/>
                  </v:shape>
                  <v:shape id="Shape 1048" o:spid="_x0000_s1026" o:spt="100" style="position:absolute;left:390515;top:320691;height:3353842;width:0;" filled="f" stroked="t" coordsize="1,3353842" o:gfxdata="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pZmFvQAA&#10;ANsAAAAPAAAAAAAAAAEAIAAAACIAAABkcnMvZG93bnJldi54bWxQSwECFAAUAAAACACHTuJAMy8F&#10;njsAAAA5AAAAEAAAAAAAAAABACAAAAAMAQAAZHJzL3NoYXBleG1sLnhtbFBLBQYAAAAABgAGAFsB&#10;AAC2AwAAAAA=&#10;" path="m0,0l0,3353842e">
                    <v:fill on="f" focussize="0,0"/>
                    <v:stroke weight="0.465354330708661pt" color="#5692C9" miterlimit="8" joinstyle="round" endcap="round"/>
                    <v:imagedata o:title=""/>
                    <o:lock v:ext="edit" aspectratio="f"/>
                  </v:shape>
                  <v:shape id="Shape 6133" o:spid="_x0000_s1026" o:spt="100" style="position:absolute;left:0;top:0;height:320691;width:781037;" fillcolor="#5B9BD5" filled="t" stroked="f" coordsize="781037,320691" o:gfxdata="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Mm3zugAAANsA&#10;AAAPAAAAAAAAAAEAIAAAACIAAABkcnMvZG93bnJldi54bWxQSwECFAAUAAAACACHTuJAMy8FnjsA&#10;AAA5AAAAEAAAAAAAAAABACAAAAAJAQAAZHJzL3NoYXBleG1sLnhtbFBLBQYAAAAABgAGAFsBAACz&#10;AwAAAAA=&#10;" path="m0,0l781037,0,781037,320691,0,320691,0,0e">
                    <v:fill on="t" focussize="0,0"/>
                    <v:stroke on="f" weight="0pt" joinstyle="round" endcap="round"/>
                    <v:imagedata o:title=""/>
                    <o:lock v:ext="edit" aspectratio="f"/>
                  </v:shape>
                  <v:shape id="Shape 1050" o:spid="_x0000_s1026" o:spt="100" style="position:absolute;left:0;top:0;height:320691;width:781037;" filled="f" stroked="t" coordsize="781037,320691" o:gfxdata="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J1BstwAAANsAAAAP&#10;AAAAAAAAAAEAIAAAACIAAABkcnMvZG93bnJldi54bWxQSwECFAAUAAAACACHTuJAMy8FnjsAAAA5&#10;AAAAEAAAAAAAAAABACAAAAAGAQAAZHJzL3NoYXBleG1sLnhtbFBLBQYAAAAABgAGAFsBAACwAwAA&#10;AAA=&#10;" path="m0,320691l781037,320691,781037,0,0,0xe">
                    <v:fill on="f" focussize="0,0"/>
                    <v:stroke weight="0.465354330708661pt" color="#FFFFFF" miterlimit="8" joinstyle="round" endcap="round"/>
                    <v:imagedata o:title=""/>
                    <o:lock v:ext="edit" aspectratio="f"/>
                  </v:shape>
                  <v:rect id="Rectangle 1051" o:spid="_x0000_s1026" o:spt="1" style="position:absolute;left:113952;top:88982;height:178992;width:739389;" filled="f" stroked="f" coordsize="21600,21600" o:gfxdata="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0/eL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宋体" w:hAnsi="宋体" w:eastAsia="宋体" w:cs="宋体"/>
                              <w:color w:val="FFFFFF"/>
                              <w:sz w:val="21"/>
                            </w:rPr>
                            <w:t>开发者平台</w:t>
                          </w:r>
                        </w:p>
                      </w:txbxContent>
                    </v:textbox>
                  </v:rect>
                  <v:shape id="Shape 6134" o:spid="_x0000_s1026" o:spt="100" style="position:absolute;left:4636840;top:40011;height:240518;width:401677;" fillcolor="#73AE42" filled="t" stroked="f" coordsize="401677,240518" o:gfxdata="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xvhHvQAA&#10;ANsAAAAPAAAAAAAAAAEAIAAAACIAAABkcnMvZG93bnJldi54bWxQSwECFAAUAAAACACHTuJAMy8F&#10;njsAAAA5AAAAEAAAAAAAAAABACAAAAAMAQAAZHJzL3NoYXBleG1sLnhtbFBLBQYAAAAABgAGAFsB&#10;AAC2AwAAAAA=&#10;" path="m0,0l401677,0,401677,240518,0,240518,0,0e">
                    <v:fill on="t" focussize="0,0"/>
                    <v:stroke on="f" weight="0pt" joinstyle="round" endcap="round"/>
                    <v:imagedata o:title=""/>
                    <o:lock v:ext="edit" aspectratio="f"/>
                  </v:shape>
                  <v:shape id="Shape 1053" o:spid="_x0000_s1026" o:spt="100" style="position:absolute;left:4636840;top:40011;height:240518;width:401677;" filled="f" stroked="t" coordsize="401677,240518" o:gfxdata="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HEbGugAAANsA&#10;AAAPAAAAAAAAAAEAIAAAACIAAABkcnMvZG93bnJldi54bWxQSwECFAAUAAAACACHTuJAMy8FnjsA&#10;AAA5AAAAEAAAAAAAAAABACAAAAAJAQAAZHJzL3NoYXBleG1sLnhtbFBLBQYAAAAABgAGAFsBAACz&#10;AwAAAAA=&#10;" path="m0,240518l401677,240518,401677,0,0,0xe">
                    <v:fill on="f" focussize="0,0"/>
                    <v:stroke weight="0.465354330708661pt" color="#FFFFFF" miterlimit="8" joinstyle="round" endcap="round"/>
                    <v:imagedata o:title=""/>
                    <o:lock v:ext="edit" aspectratio="f"/>
                  </v:shape>
                  <v:shape id="Shape 1054" o:spid="_x0000_s1026" o:spt="100" style="position:absolute;left:4837742;top:320691;height:3287029;width:0;" filled="f" stroked="t" coordsize="1,3287029" o:gfxdata="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88qO5AAAA2wAA&#10;AA8AAAAAAAAAAQAgAAAAIgAAAGRycy9kb3ducmV2LnhtbFBLAQIUABQAAAAIAIdO4kAzLwWeOwAA&#10;ADkAAAAQAAAAAAAAAAEAIAAAAAgBAABkcnMvc2hhcGV4bWwueG1sUEsFBgAAAAAGAAYAWwEAALID&#10;AAAAAA==&#10;" path="m0,0l0,3287029e">
                    <v:fill on="f" focussize="0,0"/>
                    <v:stroke weight="0.465354330708661pt" color="#6CA43E" miterlimit="8" joinstyle="round" endcap="round"/>
                    <v:imagedata o:title=""/>
                    <o:lock v:ext="edit" aspectratio="f"/>
                  </v:shape>
                  <v:shape id="Shape 6135" o:spid="_x0000_s1026" o:spt="100" style="position:absolute;left:4375557;top:0;height:320691;width:924289;" fillcolor="#73AE42" filled="t" stroked="f" coordsize="924289,320691" o:gfxdata="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1XuLsAAADb&#10;AAAADwAAAAAAAAABACAAAAAiAAAAZHJzL2Rvd25yZXYueG1sUEsBAhQAFAAAAAgAh07iQDMvBZ47&#10;AAAAOQAAABAAAAAAAAAAAQAgAAAACgEAAGRycy9zaGFwZXhtbC54bWxQSwUGAAAAAAYABgBbAQAA&#10;tAMAAAAA&#10;" path="m0,0l924289,0,924289,320691,0,320691,0,0e">
                    <v:fill on="t" focussize="0,0"/>
                    <v:stroke on="f" weight="0pt" joinstyle="round" endcap="round"/>
                    <v:imagedata o:title=""/>
                    <o:lock v:ext="edit" aspectratio="f"/>
                  </v:shape>
                  <v:shape id="Shape 1056" o:spid="_x0000_s1026" o:spt="100" style="position:absolute;left:4375557;top:0;height:320691;width:924289;" filled="f" stroked="t" coordsize="924289,320691" o:gfxdata="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YjQvQAA&#10;ANsAAAAPAAAAAAAAAAEAIAAAACIAAABkcnMvZG93bnJldi54bWxQSwECFAAUAAAACACHTuJAMy8F&#10;njsAAAA5AAAAEAAAAAAAAAABACAAAAAMAQAAZHJzL3NoYXBleG1sLnhtbFBLBQYAAAAABgAGAFsB&#10;AAC2AwAAAAA=&#10;" path="m0,320691l924289,320691,924289,0,0,0xe">
                    <v:fill on="f" focussize="0,0"/>
                    <v:stroke weight="0.465354330708661pt" color="#FFFFFF" miterlimit="8" joinstyle="round" endcap="round"/>
                    <v:imagedata o:title=""/>
                    <o:lock v:ext="edit" aspectratio="f"/>
                  </v:shape>
                  <v:rect id="Rectangle 1057" o:spid="_x0000_s1026" o:spt="1" style="position:absolute;left:4454990;top:88982;height:178992;width:1030391;" filled="f" stroked="f" coordsize="21600,21600" o:gfxdata="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1CJK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宋体" w:hAnsi="宋体" w:eastAsia="宋体" w:cs="宋体"/>
                              <w:color w:val="FFFFFF"/>
                              <w:sz w:val="21"/>
                            </w:rPr>
                            <w:t xml:space="preserve">支付宝租房平台 </w:t>
                          </w:r>
                        </w:p>
                      </w:txbxContent>
                    </v:textbox>
                  </v:rect>
                  <v:shape id="Shape 6136" o:spid="_x0000_s1026" o:spt="100" style="position:absolute;left:4804205;top:481046;height:641373;width:66947;" fillcolor="#73AE42" filled="t" stroked="f" coordsize="66947,641373" o:gfxdata="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W+paC5AAAA2wAA&#10;AA8AAAAAAAAAAQAgAAAAIgAAAGRycy9kb3ducmV2LnhtbFBLAQIUABQAAAAIAIdO4kAzLwWeOwAA&#10;ADkAAAAQAAAAAAAAAAEAIAAAAAgBAABkcnMvc2hhcGV4bWwueG1sUEsFBgAAAAAGAAYAWwEAALID&#10;AAAAAA==&#10;" path="m0,0l66947,0,66947,641373,0,641373,0,0e">
                    <v:fill on="t" focussize="0,0"/>
                    <v:stroke on="f" weight="0pt" joinstyle="round" endcap="round"/>
                    <v:imagedata o:title=""/>
                    <o:lock v:ext="edit" aspectratio="f"/>
                  </v:shape>
                  <v:shape id="Shape 1059" o:spid="_x0000_s1026" o:spt="100" style="position:absolute;left:4804205;top:481046;height:641373;width:66947;" filled="f" stroked="t" coordsize="66947,641373" o:gfxdata="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AgTjvQAA&#10;ANsAAAAPAAAAAAAAAAEAIAAAACIAAABkcnMvZG93bnJldi54bWxQSwECFAAUAAAACACHTuJAMy8F&#10;njsAAAA5AAAAEAAAAAAAAAABACAAAAAMAQAAZHJzL3NoYXBleG1sLnhtbFBLBQYAAAAABgAGAFsB&#10;AAC2AwAAAAA=&#10;" path="m0,641373l66947,641373,66947,0,0,0xe">
                    <v:fill on="f" focussize="0,0"/>
                    <v:stroke weight="0.465354330708661pt" color="#6CA43E" miterlimit="8" joinstyle="round" endcap="round"/>
                    <v:imagedata o:title=""/>
                    <o:lock v:ext="edit" aspectratio="f"/>
                  </v:shape>
                  <v:shape id="Shape 1060" o:spid="_x0000_s1026" o:spt="100" style="position:absolute;left:4837742;top:641326;height:347409;width:141702;" filled="f" stroked="t" coordsize="141702,347409" o:gfxdata="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R3pK/&#10;AAAA2wAAAA8AAAAAAAAAAQAgAAAAIgAAAGRycy9kb3ducmV2LnhtbFBLAQIUABQAAAAIAIdO4kAz&#10;LwWeOwAAADkAAAAQAAAAAAAAAAEAIAAAAA4BAABkcnMvc2hhcGV4bWwueG1sUEsFBgAAAAAGAAYA&#10;WwEAALgDAAAAAA==&#10;" path="m0,0l141702,0,141702,347409,51485,347409e">
                    <v:fill on="f" focussize="0,0"/>
                    <v:stroke weight="0.465354330708661pt" color="#6CA43E" miterlimit="8" joinstyle="round" endcap="round"/>
                    <v:imagedata o:title=""/>
                    <o:lock v:ext="edit" aspectratio="f"/>
                  </v:shape>
                  <v:shape id="Shape 1061" o:spid="_x0000_s1026" o:spt="100" style="position:absolute;left:4837742;top:953476;height:70519;width:58885;" fillcolor="#6CA43E" filled="t" stroked="f" coordsize="58885,70519" o:gfxdata="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Id8hvQAA&#10;ANsAAAAPAAAAAAAAAAEAIAAAACIAAABkcnMvZG93bnJldi54bWxQSwECFAAUAAAACACHTuJAMy8F&#10;njsAAAA5AAAAEAAAAAAAAAABACAAAAAMAQAAZHJzL3NoYXBleG1sLnhtbFBLBQYAAAAABgAGAFsB&#10;AAC2AwAAAAA=&#10;" path="m58885,0l58885,70519,0,35260,58885,0xe">
                    <v:fill on="t" focussize="0,0"/>
                    <v:stroke on="f" weight="0pt" joinstyle="round" endcap="round"/>
                    <v:imagedata o:title=""/>
                    <o:lock v:ext="edit" aspectratio="f"/>
                  </v:shape>
                  <v:shape id="Shape 1062" o:spid="_x0000_s1026" o:spt="100" style="position:absolute;left:390515;top:948667;height:80135;width:0;" filled="f" stroked="t" coordsize="1,80135" o:gfxdata="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MMQUvQAA&#10;ANsAAAAPAAAAAAAAAAEAIAAAACIAAABkcnMvZG93bnJldi54bWxQSwECFAAUAAAACACHTuJAMy8F&#10;njsAAAA5AAAAEAAAAAAAAAABACAAAAAMAQAAZHJzL3NoYXBleG1sLnhtbFBLBQYAAAAABgAGAFsB&#10;AAC2AwAAAAA=&#10;" path="m0,80135l0,0,0,80135xe">
                    <v:fill on="f" focussize="0,0"/>
                    <v:stroke weight="0.465354330708661pt" color="#6CA43E" miterlimit="8" joinstyle="round" endcap="round"/>
                    <v:imagedata o:title=""/>
                    <o:lock v:ext="edit" aspectratio="f"/>
                  </v:shape>
                  <v:shape id="Shape 6137" o:spid="_x0000_s1026" o:spt="100" style="position:absolute;left:357042;top:948715;height:173705;width:66946;" fillcolor="#5B9BD5" filled="t" stroked="f" coordsize="66946,173705" o:gfxdata="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4Ob74A&#10;AADbAAAADwAAAAAAAAABACAAAAAiAAAAZHJzL2Rvd25yZXYueG1sUEsBAhQAFAAAAAgAh07iQDMv&#10;BZ47AAAAOQAAABAAAAAAAAAAAQAgAAAADQEAAGRycy9zaGFwZXhtbC54bWxQSwUGAAAAAAYABgBb&#10;AQAAtwMAAAAA&#10;" path="m0,0l66946,0,66946,173705,0,173705,0,0e">
                    <v:fill on="t" focussize="0,0"/>
                    <v:stroke on="f" weight="0pt" joinstyle="round" endcap="round"/>
                    <v:imagedata o:title=""/>
                    <o:lock v:ext="edit" aspectratio="f"/>
                  </v:shape>
                  <v:shape id="Shape 1064" o:spid="_x0000_s1026" o:spt="100" style="position:absolute;left:357042;top:948715;height:173705;width:66946;" filled="f" stroked="t" coordsize="66946,173705" o:gfxdata="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3QeCvQAA&#10;ANsAAAAPAAAAAAAAAAEAIAAAACIAAABkcnMvZG93bnJldi54bWxQSwECFAAUAAAACACHTuJAMy8F&#10;njsAAAA5AAAAEAAAAAAAAAABACAAAAAMAQAAZHJzL3NoYXBleG1sLnhtbFBLBQYAAAAABgAGAFsB&#10;AAC2AwAAAAA=&#10;" path="m0,173705l66946,173705,66946,0,0,0xe">
                    <v:fill on="f" focussize="0,0"/>
                    <v:stroke weight="0.465354330708661pt" color="#5692C9" miterlimit="8" joinstyle="round" endcap="round"/>
                    <v:imagedata o:title=""/>
                    <o:lock v:ext="edit" aspectratio="f"/>
                  </v:shape>
                  <v:shape id="Shape 1065" o:spid="_x0000_s1026" o:spt="100" style="position:absolute;left:390515;top:641326;height:0;width:4395663;" filled="f" stroked="t" coordsize="4395663,1" o:gfxdata="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s2W3vQAA&#10;ANsAAAAPAAAAAAAAAAEAIAAAACIAAABkcnMvZG93bnJldi54bWxQSwECFAAUAAAACACHTuJAMy8F&#10;njsAAAA5AAAAEAAAAAAAAAABACAAAAAMAQAAZHJzL3NoYXBleG1sLnhtbFBLBQYAAAAABgAGAFsB&#10;AAC2AwAAAAA=&#10;" path="m0,0l4395663,0e">
                    <v:fill on="f" focussize="0,0"/>
                    <v:stroke weight="0.465354330708661pt" color="#5692C9" miterlimit="8" joinstyle="round" endcap="round"/>
                    <v:imagedata o:title=""/>
                    <o:lock v:ext="edit" aspectratio="f"/>
                  </v:shape>
                  <v:shape id="Shape 1066" o:spid="_x0000_s1026" o:spt="100" style="position:absolute;left:4778857;top:606067;height:70519;width:58886;" fillcolor="#5692C9" filled="t" stroked="f" coordsize="58886,70519" o:gfxdata="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dOu38twAAANsAAAAP&#10;AAAAAAAAAAEAIAAAACIAAABkcnMvZG93bnJldi54bWxQSwECFAAUAAAACACHTuJAMy8FnjsAAAA5&#10;AAAAEAAAAAAAAAABACAAAAAGAQAAZHJzL3NoYXBleG1sLnhtbFBLBQYAAAAABgAGAFsBAACwAwAA&#10;AAA=&#10;" path="m0,0l58886,35259,0,70519,0,0xe">
                    <v:fill on="t" focussize="0,0"/>
                    <v:stroke on="f" weight="0pt" joinstyle="round" endcap="round"/>
                    <v:imagedata o:title=""/>
                    <o:lock v:ext="edit" aspectratio="f"/>
                  </v:shape>
                  <v:shape id="Shape 1067" o:spid="_x0000_s1026" o:spt="100" style="position:absolute;left:390515;top:988735;height:0;width:4447227;" filled="f" stroked="t" coordsize="4447227,1" o:gfxdata="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vte+vQAA&#10;ANsAAAAPAAAAAAAAAAEAIAAAACIAAABkcnMvZG93bnJldi54bWxQSwECFAAUAAAACACHTuJAMy8F&#10;njsAAAA5AAAAEAAAAAAAAAABACAAAAAMAQAAZHJzL3NoYXBleG1sLnhtbFBLBQYAAAAABgAGAFsB&#10;AAC2AwAAAAA=&#10;" path="m4447227,0l0,0e">
                    <v:fill on="f" focussize="0,0"/>
                    <v:stroke weight="0.465354330708661pt" color="#6CA43E" miterlimit="8" joinstyle="round" endcap="round"/>
                    <v:imagedata o:title=""/>
                    <o:lock v:ext="edit" aspectratio="f"/>
                  </v:shape>
                  <v:shape id="Shape 1068" o:spid="_x0000_s1026" o:spt="100" style="position:absolute;left:390515;top:953476;height:70519;width:58885;" filled="f" stroked="t" coordsize="58885,70519" o:gfxdata="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YRbvvQAA&#10;ANsAAAAPAAAAAAAAAAEAIAAAACIAAABkcnMvZG93bnJldi54bWxQSwECFAAUAAAACACHTuJAMy8F&#10;njsAAAA5AAAAEAAAAAAAAAABACAAAAAMAQAAZHJzL3NoYXBleG1sLnhtbFBLBQYAAAAABgAGAFsB&#10;AAC2AwAAAAA=&#10;" path="m58885,0l0,35259,58885,70519e">
                    <v:fill on="f" focussize="0,0"/>
                    <v:stroke weight="0.465354330708661pt" color="#6CA43E" miterlimit="8" joinstyle="round" endcap="round"/>
                    <v:imagedata o:title=""/>
                    <o:lock v:ext="edit" aspectratio="f"/>
                  </v:shape>
                  <v:rect id="Rectangle 1070" o:spid="_x0000_s1026" o:spt="1" style="position:absolute;left:1433748;top:457303;height:138191;width:59821;"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071" o:spid="_x0000_s1026" o:spt="1" style="position:absolute;left:1480037;top:457303;height:138191;width:24602;" filled="f" stroked="f" coordsize="21600,21600" o:gfxdata="UEsDBAoAAAAAAIdO4kAAAAAAAAAAAAAAAAAEAAAAZHJzL1BLAwQUAAAACACHTuJA+eTGg78AAADb&#10;AAAADwAAAGRycy9kb3ducmV2LnhtbEWPQWvCQBSE7wX/w/IEb3UTC0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nkxoO/&#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5699" o:spid="_x0000_s1026" o:spt="1" style="position:absolute;left:1546082;top:457303;height:138191;width:30217;"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 xml:space="preserve"> </w:t>
                          </w:r>
                        </w:p>
                      </w:txbxContent>
                    </v:textbox>
                  </v:rect>
                  <v:rect id="Rectangle 5698" o:spid="_x0000_s1026" o:spt="1" style="position:absolute;left:1498852;top:457303;height:138191;width:59821;" filled="f" stroked="f" coordsize="21600,21600" o:gfxdata="UEsDBAoAAAAAAIdO4kAAAAAAAAAAAAAAAAAEAAAAZHJzL1BLAwQUAAAACACHTuJAGUH7bL4AAADb&#10;AAAADwAAAGRycy9kb3ducmV2LnhtbEWPT4vCMBTE74LfITzBm6bqIr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H7b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0</w:t>
                          </w:r>
                        </w:p>
                      </w:txbxContent>
                    </v:textbox>
                  </v:rect>
                  <v:rect id="Rectangle 1073" o:spid="_x0000_s1026" o:spt="1" style="position:absolute;left:1583744;top:350385;height:231506;width:1148347;" filled="f" stroked="f" coordsize="21600,21600" o:gfxdata="UEsDBAoAAAAAAIdO4kAAAAAAAAAAAAAAAAAEAAAAZHJzL1BLAwQUAAAACACHTuJAdg1e974AAADb&#10;AAAADwAAAGRycy9kb3ducmV2LnhtbEWPT4vCMBTE74LfITzBm6Yq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e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公寓运营商基础信息维护</w:t>
                          </w:r>
                        </w:p>
                      </w:txbxContent>
                    </v:textbox>
                  </v:rect>
                  <v:rect id="Rectangle 1074" o:spid="_x0000_s1026" o:spt="1" style="position:absolute;left:2435344;top:457303;height:138191;width:24602;"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5" o:spid="_x0000_s1026" o:spt="1" style="position:absolute;left:2454188;top:457250;height:207768;width:289614;" filled="f" stroked="f" coordsize="21600,21600" o:gfxdata="UEsDBAoAAAAAAIdO4kAAAAAAAAAAAAAAAAAEAAAAZHJzL1BLAwQUAAAACACHTuJA6ZNlG74AAADb&#10;AAAADwAAAGRycy9kb3ducmV2LnhtbEWPT4vCMBTE74LfITzBm6Yq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Nl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alipay</w:t>
                          </w:r>
                        </w:p>
                      </w:txbxContent>
                    </v:textbox>
                  </v:rect>
                  <v:rect id="Rectangle 1076" o:spid="_x0000_s1026" o:spt="1" style="position:absolute;left:2675371;top:457303;height:138191;width:24602;" filled="f" stroked="f" coordsize="21600,21600" o:gfxdata="UEsDBAoAAAAAAIdO4kAAAAAAAAAAAAAAAAAEAAAAZHJzL1BLAwQUAAAACACHTuJAmAzxaboAAADb&#10;AAAADwAAAGRycy9kb3ducmV2LnhtbEVPTYvCMBC9C/sfwix401QF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DPF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7" o:spid="_x0000_s1026" o:spt="1" style="position:absolute;left:2694344;top:457303;height:138191;width:174768;" filled="f" stroked="f" coordsize="21600,21600" o:gfxdata="UEsDBAoAAAAAAIdO4kAAAAAAAAAAAAAAAAAEAAAAZHJzL1BLAwQUAAAACACHTuJA90BU8r8AAADb&#10;AAAADwAAAGRycy9kb3ducmV2LnhtbEWPT2vCQBTE74LfYXlCb2aTF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AVPK/&#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eco</w:t>
                          </w:r>
                        </w:p>
                      </w:txbxContent>
                    </v:textbox>
                  </v:rect>
                  <v:rect id="Rectangle 1078" o:spid="_x0000_s1026" o:spt="1" style="position:absolute;left:2828724;top:457303;height:138191;width:24602;" filled="f" stroked="f" coordsize="21600,21600" o:gfxdata="UEsDBAoAAAAAAIdO4kAAAAAAAAAAAAAAAAAEAAAAZHJzL1BLAwQUAAAACACHTuJAPnyOEroAAADb&#10;AAAADwAAAGRycy9kb3ducmV2LnhtbEVPTYvCMBC9C/sfwix401QR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I4S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79" o:spid="_x0000_s1026" o:spt="1" style="position:absolute;left:2857899;top:280517;height:224185;width:505420;" filled="f" stroked="f" coordsize="21600,21600" o:gfxdata="UEsDBAoAAAAAAIdO4kAAAAAAAAAAAAAAAAAEAAAAZHJzL1BLAwQUAAAACACHTuJAUTArib4AAADb&#10;AAAADwAAAGRycy9kb3ducmV2LnhtbEWPQWvCQBSE7wX/w/KE3ppNi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Ari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renthouse</w:t>
                          </w:r>
                        </w:p>
                      </w:txbxContent>
                    </v:textbox>
                  </v:rect>
                  <v:rect id="Rectangle 1080" o:spid="_x0000_s1026" o:spt="1" style="position:absolute;left:3228638;top:457303;height:138191;width:24602;" filled="f" stroked="f" coordsize="21600,21600" o:gfxdata="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Hitf6/&#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1" o:spid="_x0000_s1026" o:spt="1" style="position:absolute;left:3063834;top:457197;height:243447;width:295146;" filled="f" stroked="f" coordsize="21600,21600" o:gfxdata="UEsDBAoAAAAAAIdO4kAAAAAAAAAAAAAAAAAEAAAAZHJzL1BLAwQUAAAACACHTuJAzq4QZb4AAADb&#10;AAAADwAAAGRycy9kb3ducmV2LnhtbEWPT4vCMBTE74LfITzBm6bqIr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4QZ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ka</w:t>
                          </w:r>
                        </w:p>
                      </w:txbxContent>
                    </v:textbox>
                  </v:rect>
                  <v:rect id="Rectangle 1082" o:spid="_x0000_s1026" o:spt="1" style="position:absolute;left:3334127;top:457303;height:138191;width:24602;" filled="f" stroked="f" coordsize="21600,21600" o:gfxdata="UEsDBAoAAAAAAIdO4kAAAAAAAAAAAAAAAAAEAAAAZHJzL1BLAwQUAAAACACHTuJAQUeIEb0AAADb&#10;AAAADwAAAGRycy9kb3ducmV2LnhtbEWPT4vCMBTE7wt+h/AEb2uqiG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R4gR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3" o:spid="_x0000_s1026" o:spt="1" style="position:absolute;left:3352955;top:457250;height:237456;width:427427;" filled="f" stroked="f" coordsize="21600,21600" o:gfxdata="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gsti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baseinfo</w:t>
                          </w:r>
                        </w:p>
                      </w:txbxContent>
                    </v:textbox>
                  </v:rect>
                  <v:rect id="Rectangle 1084" o:spid="_x0000_s1026" o:spt="1" style="position:absolute;left:3675235;top:457303;height:138191;width:24602;" filled="f" stroked="f" coordsize="21600,21600" o:gfxdata="UEsDBAoAAAAAAIdO4kAAAAAAAAAAAAAAAAAEAAAAZHJzL1BLAwQUAAAACACHTuJA3tmz/b8AAADb&#10;AAAADwAAAGRycy9kb3ducmV2LnhtbEWPT2vCQBTE74LfYXlCb7pJKa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7Zs/2/&#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085" o:spid="_x0000_s1026" o:spt="1" style="position:absolute;left:3694129;top:457303;height:138191;width:216011;" filled="f" stroked="f" coordsize="21600,21600" o:gfxdata="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UWZ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 xml:space="preserve">sync </w:t>
                          </w:r>
                        </w:p>
                      </w:txbxContent>
                    </v:textbox>
                  </v:rect>
                  <v:rect id="Rectangle 1087" o:spid="_x0000_s1026" o:spt="1" style="position:absolute;left:5203648;top:724656;height:138546;width:59975;"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5"/>
                            </w:rPr>
                            <w:t>1</w:t>
                          </w:r>
                        </w:p>
                      </w:txbxContent>
                    </v:textbox>
                  </v:rect>
                  <v:rect id="Rectangle 1088" o:spid="_x0000_s1026" o:spt="1" style="position:absolute;left:5249858;top:724656;height:138546;width:24665;" filled="f" stroked="f" coordsize="21600,21600" o:gfxdata="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GJ4+/&#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089" o:spid="_x0000_s1026" o:spt="1" style="position:absolute;left:5268752;top:724656;height:138546;width:59975;" filled="f" stroked="f" coordsize="21600,21600" o:gfxdata="UEsDBAoAAAAAAIdO4kAAAAAAAAAAAAAAAAAEAAAAZHJzL1BLAwQUAAAACACHTuJAu6UYz7oAAADb&#10;AAAADwAAAGRycy9kb3ducmV2LnhtbEVPTYvCMBC9C/sfwix401RB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pRjP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r>
                            <w:rPr>
                              <w:rFonts w:ascii="微软雅黑" w:hAnsi="微软雅黑" w:eastAsia="微软雅黑" w:cs="微软雅黑"/>
                              <w:sz w:val="15"/>
                            </w:rPr>
                            <w:t>1</w:t>
                          </w:r>
                        </w:p>
                      </w:txbxContent>
                    </v:textbox>
                  </v:rect>
                  <v:rect id="Rectangle 1090" o:spid="_x0000_s1026" o:spt="1" style="position:absolute;left:5314857;top:724572;height:356081;width:417163;" filled="f" stroked="f" coordsize="21600,21600" o:gfxdata="UEsDBAoAAAAAAIdO4kAAAAAAAAAAAAAAAAAEAAAAZHJzL1BLAwQUAAAACACHTuJA1Om9VL4AAADb&#10;AAAADwAAAGRycy9kb3ducmV2LnhtbEWPQWvCQBSE7wX/w/KE3ppNCha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Om9V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 xml:space="preserve">维护信息 </w:t>
                          </w:r>
                        </w:p>
                      </w:txbxContent>
                    </v:textbox>
                  </v:rect>
                  <v:shape id="Shape 1091" o:spid="_x0000_s1026" o:spt="100" style="position:absolute;left:423988;top:1389599;height:0;width:4418398;" filled="f" stroked="t" coordsize="4418398,1" o:gfxdata="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15NevQAA&#10;ANsAAAAPAAAAAAAAAAEAIAAAACIAAABkcnMvZG93bnJldi54bWxQSwECFAAUAAAACACHTuJAMy8F&#10;njsAAAA5AAAAEAAAAAAAAAABACAAAAAMAQAAZHJzL3NoYXBleG1sLnhtbFBLBQYAAAAABgAGAFsB&#10;AAC2AwAAAAA=&#10;" path="m0,0l4418398,0,0,0xe">
                    <v:fill on="f" focussize="0,0"/>
                    <v:stroke weight="0.465354330708661pt" color="#FFFFFF" miterlimit="8" joinstyle="round" endcap="round"/>
                    <v:imagedata o:title=""/>
                    <o:lock v:ext="edit" aspectratio="f"/>
                  </v:shape>
                  <v:shape id="Shape 1092" o:spid="_x0000_s1026" o:spt="100" style="position:absolute;left:390515;top:1389599;height:0;width:4451872;" filled="f" stroked="t" coordsize="4451872,1" o:gfxdata="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Au6o7sAAADb&#10;AAAADwAAAAAAAAABACAAAAAiAAAAZHJzL2Rvd25yZXYueG1sUEsBAhQAFAAAAAgAh07iQDMvBZ47&#10;AAAAOQAAABAAAAAAAAAAAQAgAAAACgEAAGRycy9zaGFwZXhtbC54bWxQSwUGAAAAAAYABgBbAQAA&#10;tAMAAAAA&#10;" path="m0,0l4451872,0,0,0xe">
                    <v:fill on="f" focussize="0,0"/>
                    <v:stroke weight="0.465354330708661pt" color="#FFFFFF" miterlimit="8" joinstyle="round" endcap="round"/>
                    <v:imagedata o:title=""/>
                    <o:lock v:ext="edit" aspectratio="f"/>
                  </v:shape>
                  <v:shape id="Shape 6138" o:spid="_x0000_s1026" o:spt="100" style="position:absolute;left:4804205;top:1523227;height:668100;width:66947;" fillcolor="#73AE42" filled="t" stroked="f" coordsize="66947,668100" o:gfxdata="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Fki8AAAA&#10;2wAAAA8AAAAAAAAAAQAgAAAAIgAAAGRycy9kb3ducmV2LnhtbFBLAQIUABQAAAAIAIdO4kAzLwWe&#10;OwAAADkAAAAQAAAAAAAAAAEAIAAAAAsBAABkcnMvc2hhcGV4bWwueG1sUEsFBgAAAAAGAAYAWwEA&#10;ALUDAAAAAA==&#10;" path="m0,0l66947,0,66947,668100,0,668100,0,0e">
                    <v:fill on="t" focussize="0,0"/>
                    <v:stroke on="f" weight="0pt" joinstyle="round" endcap="round"/>
                    <v:imagedata o:title=""/>
                    <o:lock v:ext="edit" aspectratio="f"/>
                  </v:shape>
                  <v:shape id="Shape 1094" o:spid="_x0000_s1026" o:spt="100" style="position:absolute;left:4804205;top:1523227;height:668100;width:66947;" filled="f" stroked="t" coordsize="66947,668100" o:gfxdata="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3F7M2/&#10;AAAA2wAAAA8AAAAAAAAAAQAgAAAAIgAAAGRycy9kb3ducmV2LnhtbFBLAQIUABQAAAAIAIdO4kAz&#10;LwWeOwAAADkAAAAQAAAAAAAAAAEAIAAAAA4BAABkcnMvc2hhcGV4bWwueG1sUEsFBgAAAAAGAAYA&#10;WwEAALgDAAAAAA==&#10;" path="m0,668100l66947,668100,66947,0,0,0xe">
                    <v:fill on="f" focussize="0,0"/>
                    <v:stroke weight="0.465354330708661pt" color="#6CA43E" miterlimit="8" joinstyle="round" endcap="round"/>
                    <v:imagedata o:title=""/>
                    <o:lock v:ext="edit" aspectratio="f"/>
                  </v:shape>
                  <v:shape id="Shape 1095" o:spid="_x0000_s1026" o:spt="100" style="position:absolute;left:2900992;top:1389599;height:0;width:1941394;" filled="f" stroked="t" coordsize="1941394,1" o:gfxdata="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8XZJbsAAADb&#10;AAAADwAAAAAAAAABACAAAAAiAAAAZHJzL2Rvd25yZXYueG1sUEsBAhQAFAAAAAgAh07iQDMvBZ47&#10;AAAAOQAAABAAAAAAAAAAAQAgAAAACgEAAGRycy9zaGFwZXhtbC54bWxQSwUGAAAAAAYABgBbAQAA&#10;tAMAAAAA&#10;" path="m0,0l1941394,0,0,0xe">
                    <v:fill on="f" focussize="0,0"/>
                    <v:stroke weight="0.465354330708661pt" color="#FFFFFF" miterlimit="8" joinstyle="round" endcap="round"/>
                    <v:imagedata o:title=""/>
                    <o:lock v:ext="edit" aspectratio="f"/>
                  </v:shape>
                  <v:shape id="Shape 6139" o:spid="_x0000_s1026" o:spt="100" style="position:absolute;left:357042;top:1523218;height:213791;width:66946;" fillcolor="#5B9BD5" filled="t" stroked="f" coordsize="66946,213791" o:gfxdata="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9q7HvQAA&#10;ANsAAAAPAAAAAAAAAAEAIAAAACIAAABkcnMvZG93bnJldi54bWxQSwECFAAUAAAACACHTuJAMy8F&#10;njsAAAA5AAAAEAAAAAAAAAABACAAAAAMAQAAZHJzL3NoYXBleG1sLnhtbFBLBQYAAAAABgAGAFsB&#10;AAC2AwAAAAA=&#10;" path="m0,0l66946,0,66946,213791,0,213791,0,0e">
                    <v:fill on="t" focussize="0,0"/>
                    <v:stroke on="f" weight="0pt" joinstyle="round" endcap="round"/>
                    <v:imagedata o:title=""/>
                    <o:lock v:ext="edit" aspectratio="f"/>
                  </v:shape>
                  <v:shape id="Shape 1097" o:spid="_x0000_s1026" o:spt="100" style="position:absolute;left:357042;top:1523218;height:213791;width:66946;" filled="f" stroked="t" coordsize="66946,213791" o:gfxdata="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uBeUugAAANsA&#10;AAAPAAAAAAAAAAEAIAAAACIAAABkcnMvZG93bnJldi54bWxQSwECFAAUAAAACACHTuJAMy8FnjsA&#10;AAA5AAAAEAAAAAAAAAABACAAAAAJAQAAZHJzL3NoYXBleG1sLnhtbFBLBQYAAAAABgAGAFsBAACz&#10;AwAAAAA=&#10;" path="m0,213791l66946,213791,66946,0,0,0xe">
                    <v:fill on="f" focussize="0,0"/>
                    <v:stroke weight="0.465354330708661pt" color="#5692C9" miterlimit="8" joinstyle="round" endcap="round"/>
                    <v:imagedata o:title=""/>
                    <o:lock v:ext="edit" aspectratio="f"/>
                  </v:shape>
                  <v:shape id="Shape 1098" o:spid="_x0000_s1026" o:spt="100" style="position:absolute;left:390515;top:1656873;height:0;width:4395663;" filled="f" stroked="t" coordsize="4395663,1" o:gfxdata="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YnI74A&#10;AADbAAAADwAAAAAAAAABACAAAAAiAAAAZHJzL2Rvd25yZXYueG1sUEsBAhQAFAAAAAgAh07iQDMv&#10;BZ47AAAAOQAAABAAAAAAAAAAAQAgAAAADQEAAGRycy9zaGFwZXhtbC54bWxQSwUGAAAAAAYABgBb&#10;AQAAtwMAAAAA&#10;" path="m0,0l4395663,0e">
                    <v:fill on="f" focussize="0,0"/>
                    <v:stroke weight="0.465354330708661pt" color="#5692C9" miterlimit="8" joinstyle="round" endcap="round"/>
                    <v:imagedata o:title=""/>
                    <o:lock v:ext="edit" aspectratio="f"/>
                  </v:shape>
                  <v:shape id="Shape 1099" o:spid="_x0000_s1026" o:spt="100" style="position:absolute;left:4778857;top:1621614;height:70519;width:58886;" fillcolor="#5692C9" filled="t" stroked="f" coordsize="58886,70519" o:gfxdata="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1Jlg6twAAANsAAAAP&#10;AAAAAAAAAAEAIAAAACIAAABkcnMvZG93bnJldi54bWxQSwECFAAUAAAACACHTuJAMy8FnjsAAAA5&#10;AAAAEAAAAAAAAAABACAAAAAGAQAAZHJzL3NoYXBleG1sLnhtbFBLBQYAAAAABgAGAFsBAACwAwAA&#10;AAA=&#10;" path="m0,0l58886,35259,0,70519,0,0xe">
                    <v:fill on="t" focussize="0,0"/>
                    <v:stroke on="f" weight="0pt" joinstyle="round" endcap="round"/>
                    <v:imagedata o:title=""/>
                    <o:lock v:ext="edit" aspectratio="f"/>
                  </v:shape>
                  <v:shape id="Shape 6140" o:spid="_x0000_s1026" o:spt="100" style="position:absolute;left:357042;top:563944;height:160346;width:66946;" fillcolor="#5B9BD5" filled="t" stroked="f" coordsize="66946,160346" o:gfxdata="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imXItrUAAADbAAAADwAA&#10;AAAAAAABACAAAAAiAAAAZHJzL2Rvd25yZXYueG1sUEsBAhQAFAAAAAgAh07iQDMvBZ47AAAAOQAA&#10;ABAAAAAAAAAAAQAgAAAABAEAAGRycy9zaGFwZXhtbC54bWxQSwUGAAAAAAYABgBbAQAArgMAAAAA&#10;" path="m0,0l66946,0,66946,160346,0,160346,0,0e">
                    <v:fill on="t" focussize="0,0"/>
                    <v:stroke on="f" weight="0pt" joinstyle="round" endcap="round"/>
                    <v:imagedata o:title=""/>
                    <o:lock v:ext="edit" aspectratio="f"/>
                  </v:shape>
                  <v:shape id="Shape 1101" o:spid="_x0000_s1026" o:spt="100" style="position:absolute;left:357042;top:563944;height:160346;width:66946;" filled="f" stroked="t" coordsize="66946,160346" o:gfxdata="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3b0W8AAAA&#10;2wAAAA8AAAAAAAAAAQAgAAAAIgAAAGRycy9kb3ducmV2LnhtbFBLAQIUABQAAAAIAIdO4kAzLwWe&#10;OwAAADkAAAAQAAAAAAAAAAEAIAAAAAsBAABkcnMvc2hhcGV4bWwueG1sUEsFBgAAAAAGAAYAWwEA&#10;ALUDAAAAAA==&#10;" path="m0,160346l66946,160346,66946,0,0,0xe">
                    <v:fill on="f" focussize="0,0"/>
                    <v:stroke weight="0.465354330708661pt" color="#5692C9" miterlimit="8" joinstyle="round" endcap="round"/>
                    <v:imagedata o:title=""/>
                    <o:lock v:ext="edit" aspectratio="f"/>
                  </v:shape>
                  <v:rect id="Rectangle 1103" o:spid="_x0000_s1026" o:spt="1" style="position:absolute;left:1441069;top:1447475;height:138546;width:59975;" filled="f" stroked="f" coordsize="21600,21600" o:gfxdata="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bTAW/&#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04" o:spid="_x0000_s1026" o:spt="1" style="position:absolute;left:1487043;top:1447475;height:138546;width:24665;" filled="f" stroked="f" coordsize="21600,21600" o:gfxdata="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Xb9i/&#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5701" o:spid="_x0000_s1026" o:spt="1" style="position:absolute;left:1553408;top:1447475;height:138546;width:30295;" filled="f" stroked="f" coordsize="21600,21600" o:gfxdata="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byk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 xml:space="preserve"> </w:t>
                          </w:r>
                        </w:p>
                      </w:txbxContent>
                    </v:textbox>
                  </v:rect>
                  <v:rect id="Rectangle 5700" o:spid="_x0000_s1026" o:spt="1" style="position:absolute;left:1506173;top:1447475;height:138546;width:59975;" filled="f" stroked="f" coordsize="21600,21600" o:gfxdata="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yUj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1106" o:spid="_x0000_s1026" o:spt="1" style="position:absolute;left:1575576;top:1447308;height:339928;width:1147300;" filled="f" stroked="f" coordsize="21600,21600" o:gfxdata="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96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公寓运营商基础信息获取</w:t>
                          </w:r>
                        </w:p>
                      </w:txbxContent>
                    </v:textbox>
                  </v:rect>
                  <v:rect id="Rectangle 1107" o:spid="_x0000_s1026" o:spt="1" style="position:absolute;left:2442586;top:1447475;height:138546;width:289537;" filled="f" stroked="f" coordsize="21600,21600" o:gfxdata="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ksad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alipay</w:t>
                          </w:r>
                        </w:p>
                      </w:txbxContent>
                    </v:textbox>
                  </v:rect>
                  <v:rect id="Rectangle 1108" o:spid="_x0000_s1026" o:spt="1" style="position:absolute;left:2663641;top:1447475;height:138546;width:24665;" filled="f" stroked="f" coordsize="21600,21600" o:gfxdata="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zE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09" o:spid="_x0000_s1026" o:spt="1" style="position:absolute;left:2682535;top:1447475;height:138546;width:175421;" filled="f" stroked="f" coordsize="21600,21600" o:gfxdata="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WD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eco</w:t>
                          </w:r>
                        </w:p>
                      </w:txbxContent>
                    </v:textbox>
                  </v:rect>
                  <v:rect id="Rectangle 1110" o:spid="_x0000_s1026" o:spt="1" style="position:absolute;left:2816916;top:1447475;height:138546;width:24665;" filled="f" stroked="f" coordsize="21600,21600" o:gfxdata="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z/a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1" o:spid="_x0000_s1026" o:spt="1" style="position:absolute;left:2835753;top:1447308;height:304302;width:506818;" filled="f" stroked="f" coordsize="21600,21600" o:gfxdata="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duT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renthouse</w:t>
                          </w:r>
                        </w:p>
                      </w:txbxContent>
                    </v:textbox>
                  </v:rect>
                  <v:rect id="Rectangle 1112" o:spid="_x0000_s1026" o:spt="1" style="position:absolute;left:3217066;top:1447475;height:138546;width:24665;" filled="f" stroked="f" coordsize="21600,21600" o:gfxdata="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0IU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3" o:spid="_x0000_s1026" o:spt="1" style="position:absolute;left:3235959;top:1447475;height:138546;width:111566;" filled="f" stroked="f" coordsize="21600,21600" o:gfxdata="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4hN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ka</w:t>
                          </w:r>
                        </w:p>
                      </w:txbxContent>
                    </v:textbox>
                  </v:rect>
                  <v:rect id="Rectangle 1114" o:spid="_x0000_s1026" o:spt="1" style="position:absolute;left:3322319;top:1447475;height:138546;width:24665;" filled="f" stroked="f" coordsize="21600,21600" o:gfxdata="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qGq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5" o:spid="_x0000_s1026" o:spt="1" style="position:absolute;left:3341382;top:1447307;height:322115;width:425965;" filled="f" stroked="f" coordsize="21600,21600" o:gfxdata="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5mvz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baseinfo</w:t>
                          </w:r>
                        </w:p>
                      </w:txbxContent>
                    </v:textbox>
                  </v:rect>
                  <v:rect id="Rectangle 1116" o:spid="_x0000_s1026" o:spt="1" style="position:absolute;left:3663427;top:1447475;height:138546;width:24665;" filled="f" stroked="f" coordsize="21600,21600" o:gfxdata="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K0+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17" o:spid="_x0000_s1026" o:spt="1" style="position:absolute;left:3682320;top:1447475;height:138546;width:282373;" filled="f" stroked="f" coordsize="21600,21600" o:gfxdata="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C1jt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 xml:space="preserve">query </w:t>
                          </w:r>
                        </w:p>
                      </w:txbxContent>
                    </v:textbox>
                  </v:rect>
                  <v:shape id="Shape 1118" o:spid="_x0000_s1026" o:spt="100" style="position:absolute;left:4837742;top:1656873;height:400864;width:141702;" filled="f" stroked="t" coordsize="141702,400864" o:gfxdata="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HRTQugAAAN0A&#10;AAAPAAAAAAAAAAEAIAAAACIAAABkcnMvZG93bnJldi54bWxQSwECFAAUAAAACACHTuJAMy8FnjsA&#10;AAA5AAAAEAAAAAAAAAABACAAAAAJAQAAZHJzL3NoYXBleG1sLnhtbFBLBQYAAAAABgAGAFsBAACz&#10;AwAAAAA=&#10;" path="m0,0l141702,0,141702,400864,51485,400864e">
                    <v:fill on="f" focussize="0,0"/>
                    <v:stroke weight="0.465354330708661pt" color="#6CA43E" miterlimit="8" joinstyle="round" endcap="round"/>
                    <v:imagedata o:title=""/>
                    <o:lock v:ext="edit" aspectratio="f"/>
                  </v:shape>
                  <v:shape id="Shape 1119" o:spid="_x0000_s1026" o:spt="100" style="position:absolute;left:4837742;top:2022478;height:70519;width:58885;" fillcolor="#6CA43E" filled="t" stroked="f" coordsize="58885,70519" o:gfxdata="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jFAu/&#10;AAAA3QAAAA8AAAAAAAAAAQAgAAAAIgAAAGRycy9kb3ducmV2LnhtbFBLAQIUABQAAAAIAIdO4kAz&#10;LwWeOwAAADkAAAAQAAAAAAAAAAEAIAAAAA4BAABkcnMvc2hhcGV4bWwueG1sUEsFBgAAAAAGAAYA&#10;WwEAALgDAAAAAA==&#10;" path="m58885,0l58885,70519,0,35259,58885,0xe">
                    <v:fill on="t" focussize="0,0"/>
                    <v:stroke on="f" weight="0pt" joinstyle="round" endcap="round"/>
                    <v:imagedata o:title=""/>
                    <o:lock v:ext="edit" aspectratio="f"/>
                  </v:shape>
                  <v:rect id="Rectangle 1121" o:spid="_x0000_s1026" o:spt="1" style="position:absolute;left:5203648;top:1822712;height:138191;width:59822;" filled="f" stroked="f" coordsize="21600,21600" o:gfxdata="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8iKe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2</w:t>
                          </w:r>
                        </w:p>
                      </w:txbxContent>
                    </v:textbox>
                  </v:rect>
                  <v:rect id="Rectangle 1122" o:spid="_x0000_s1026" o:spt="1" style="position:absolute;left:5249858;top:1822712;height:138191;width:24602;" filled="f" stroked="f" coordsize="21600,21600" o:gfxdata="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EL+O/&#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23" o:spid="_x0000_s1026" o:spt="1" style="position:absolute;left:5268752;top:1822712;height:138191;width:59822;" filled="f" stroked="f" coordsize="21600,21600" o:gfxdata="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tt5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24" o:spid="_x0000_s1026" o:spt="1" style="position:absolute;left:5314857;top:1822502;height:243804;width:416607;" filled="f" stroked="f" coordsize="21600,21600" o:gfxdata="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IRI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 xml:space="preserve">获取信息 </w:t>
                          </w:r>
                        </w:p>
                      </w:txbxContent>
                    </v:textbox>
                  </v:rect>
                  <v:shape id="Shape 6141" o:spid="_x0000_s1026" o:spt="100" style="position:absolute;left:357042;top:1962065;height:229262;width:66946;" fillcolor="#5B9BD5" filled="t" stroked="f" coordsize="66946,229262" o:gfxdata="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t1HvQAA&#10;AN0AAAAPAAAAAAAAAAEAIAAAACIAAABkcnMvZG93bnJldi54bWxQSwECFAAUAAAACACHTuJAMy8F&#10;njsAAAA5AAAAEAAAAAAAAAABACAAAAAMAQAAZHJzL3NoYXBleG1sLnhtbFBLBQYAAAAABgAGAFsB&#10;AAC2AwAAAAA=&#10;" path="m0,0l66946,0,66946,229262,0,229262,0,0e">
                    <v:fill on="t" focussize="0,0"/>
                    <v:stroke on="f" weight="0pt" joinstyle="round" endcap="round"/>
                    <v:imagedata o:title=""/>
                    <o:lock v:ext="edit" aspectratio="f"/>
                  </v:shape>
                  <v:shape id="Shape 1126" o:spid="_x0000_s1026" o:spt="100" style="position:absolute;left:357042;top:1962065;height:229262;width:66946;" filled="f" stroked="t" coordsize="66946,229262" o:gfxdata="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7scj74A&#10;AADdAAAADwAAAAAAAAABACAAAAAiAAAAZHJzL2Rvd25yZXYueG1sUEsBAhQAFAAAAAgAh07iQDMv&#10;BZ47AAAAOQAAABAAAAAAAAAAAQAgAAAADQEAAGRycy9zaGFwZXhtbC54bWxQSwUGAAAAAAYABgBb&#10;AQAAtwMAAAAA&#10;" path="m0,229262l66946,229262,66946,0,0,0xe">
                    <v:fill on="f" focussize="0,0"/>
                    <v:stroke weight="0.465354330708661pt" color="#5692C9" miterlimit="8" joinstyle="round" endcap="round"/>
                    <v:imagedata o:title=""/>
                    <o:lock v:ext="edit" aspectratio="f"/>
                  </v:shape>
                  <v:shape id="Shape 1127" o:spid="_x0000_s1026" o:spt="100" style="position:absolute;left:390515;top:2057737;height:0;width:4447227;" filled="f" stroked="t" coordsize="4447227,1" o:gfxdata="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3UdC8AAAA&#10;3QAAAA8AAAAAAAAAAQAgAAAAIgAAAGRycy9kb3ducmV2LnhtbFBLAQIUABQAAAAIAIdO4kAzLwWe&#10;OwAAADkAAAAQAAAAAAAAAAEAIAAAAAsBAABkcnMvc2hhcGV4bWwueG1sUEsFBgAAAAAGAAYAWwEA&#10;ALUDAAAAAA==&#10;" path="m4447227,0l0,0e">
                    <v:fill on="f" focussize="0,0"/>
                    <v:stroke weight="0.465354330708661pt" color="#6CA43E" miterlimit="8" joinstyle="round" endcap="round"/>
                    <v:imagedata o:title=""/>
                    <o:lock v:ext="edit" aspectratio="f"/>
                  </v:shape>
                  <v:shape id="Shape 1128" o:spid="_x0000_s1026" o:spt="100" style="position:absolute;left:390515;top:2022478;height:70519;width:58885;" filled="f" stroked="t" coordsize="58885,70519" o:gfxdata="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JzML4A&#10;AADdAAAADwAAAAAAAAABACAAAAAiAAAAZHJzL2Rvd25yZXYueG1sUEsBAhQAFAAAAAgAh07iQDMv&#10;BZ47AAAAOQAAABAAAAAAAAAAAQAgAAAADQEAAGRycy9zaGFwZXhtbC54bWxQSwUGAAAAAAYABgBb&#10;AQAAtwMAAAAA&#10;" path="m58885,0l0,35259,58885,70519e">
                    <v:fill on="f" focussize="0,0"/>
                    <v:stroke weight="0.465354330708661pt" color="#6CA43E" miterlimit="8" joinstyle="round" endcap="round"/>
                    <v:imagedata o:title=""/>
                    <o:lock v:ext="edit" aspectratio="f"/>
                  </v:shape>
                  <v:rect id="Rectangle 1130" o:spid="_x0000_s1026" o:spt="1" style="position:absolute;left:2244436;top:811973;height:227117;width:132913;" filled="f" stroked="f" coordsize="21600,21600" o:gfxdata="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p7K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31" o:spid="_x0000_s1026" o:spt="1" style="position:absolute;left:2363706;top:812066;height:138191;width:24602;" filled="f" stroked="f" coordsize="21600,21600" o:gfxdata="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Xbes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32" o:spid="_x0000_s1026" o:spt="1" style="position:absolute;left:2341381;top:811973;height:238993;width:101149;" filled="f" stroked="f" coordsize="21600,21600" o:gfxdata="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kQM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2</w:t>
                          </w:r>
                        </w:p>
                      </w:txbxContent>
                    </v:textbox>
                  </v:rect>
                  <v:rect id="Rectangle 1133" o:spid="_x0000_s1026" o:spt="1" style="position:absolute;left:2428968;top:812066;height:138191;width:24602;" filled="f" stroked="f" coordsize="21600,21600" o:gfxdata="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o5V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34" o:spid="_x0000_s1026" o:spt="1" style="position:absolute;left:2447891;top:811973;height:304307;width:628023;" filled="f" stroked="f" coordsize="21600,21600" o:gfxdata="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BfSq/&#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 xml:space="preserve">同步结果返回 </w:t>
                          </w:r>
                        </w:p>
                      </w:txbxContent>
                    </v:textbox>
                  </v:rect>
                  <v:rect id="Rectangle 1136" o:spid="_x0000_s1026" o:spt="1" style="position:absolute;left:2276244;top:1896043;height:138546;width:59975;" filled="f" stroked="f" coordsize="21600,21600" o:gfxdata="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N2L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37" o:spid="_x0000_s1026" o:spt="1" style="position:absolute;left:2322376;top:1896043;height:138546;width:24665;" filled="f" stroked="f" coordsize="21600,21600" o:gfxdata="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n0b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38" o:spid="_x0000_s1026" o:spt="1" style="position:absolute;left:2341427;top:1896043;height:138546;width:59975;" filled="f" stroked="f" coordsize="21600,21600" o:gfxdata="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0+N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39" o:spid="_x0000_s1026" o:spt="1" style="position:absolute;left:2387716;top:1896043;height:138546;width:24665;" filled="f" stroked="f" coordsize="21600,21600" o:gfxdata="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Ex3L7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40" o:spid="_x0000_s1026" o:spt="1" style="position:absolute;left:2406562;top:1895825;height:289234;width:628303;" filled="f" stroked="f" coordsize="21600,21600" o:gfxdata="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A0rS/&#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 xml:space="preserve">同步结果返回 </w:t>
                          </w:r>
                        </w:p>
                      </w:txbxContent>
                    </v:textbox>
                  </v:rect>
                  <v:shape id="Shape 6142" o:spid="_x0000_s1026" o:spt="100" style="position:absolute;left:357042;top:2538708;height:187073;width:66946;" fillcolor="#5B9BD5" filled="t" stroked="f" coordsize="66946,187073" o:gfxdata="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8/+S8AAAA&#10;3QAAAA8AAAAAAAAAAQAgAAAAIgAAAGRycy9kb3ducmV2LnhtbFBLAQIUABQAAAAIAIdO4kAzLwWe&#10;OwAAADkAAAAQAAAAAAAAAAEAIAAAAAsBAABkcnMvc2hhcGV4bWwueG1sUEsFBgAAAAAGAAYAWwEA&#10;ALUDAAAAAA==&#10;" path="m0,0l66946,0,66946,187073,0,187073,0,0e">
                    <v:fill on="t" focussize="0,0"/>
                    <v:stroke on="f" weight="0pt" joinstyle="round" endcap="round"/>
                    <v:imagedata o:title=""/>
                    <o:lock v:ext="edit" aspectratio="f"/>
                  </v:shape>
                  <v:shape id="Shape 1142" o:spid="_x0000_s1026" o:spt="100" style="position:absolute;left:357042;top:2538708;height:187073;width:66946;" filled="f" stroked="t" coordsize="66946,187073" o:gfxdata="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U0uK/&#10;AAAA3QAAAA8AAAAAAAAAAQAgAAAAIgAAAGRycy9kb3ducmV2LnhtbFBLAQIUABQAAAAIAIdO4kAz&#10;LwWeOwAAADkAAAAQAAAAAAAAAAEAIAAAAA4BAABkcnMvc2hhcGV4bWwueG1sUEsFBgAAAAAGAAYA&#10;WwEAALgDAAAAAA==&#10;" path="m0,187073l66946,187073,66946,0,0,0xe">
                    <v:fill on="f" focussize="0,0"/>
                    <v:stroke weight="0.465354330708661pt" color="#5692C9" miterlimit="8" joinstyle="round" endcap="round"/>
                    <v:imagedata o:title=""/>
                    <o:lock v:ext="edit" aspectratio="f"/>
                  </v:shape>
                  <v:shape id="Shape 6143" o:spid="_x0000_s1026" o:spt="100" style="position:absolute;left:4804205;top:2538756;height:759530;width:66947;" fillcolor="#73AE42" filled="t" stroked="f" coordsize="66947,759530" o:gfxdata="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sXKmb4A&#10;AADdAAAADwAAAAAAAAABACAAAAAiAAAAZHJzL2Rvd25yZXYueG1sUEsBAhQAFAAAAAgAh07iQDMv&#10;BZ47AAAAOQAAABAAAAAAAAAAAQAgAAAADQEAAGRycy9zaGFwZXhtbC54bWxQSwUGAAAAAAYABgBb&#10;AQAAtwMAAAAA&#10;" path="m0,0l66947,0,66947,759530,0,759530,0,0e">
                    <v:fill on="t" focussize="0,0"/>
                    <v:stroke on="f" weight="0pt" joinstyle="round" endcap="round"/>
                    <v:imagedata o:title=""/>
                    <o:lock v:ext="edit" aspectratio="f"/>
                  </v:shape>
                  <v:shape id="Shape 1144" o:spid="_x0000_s1026" o:spt="100" style="position:absolute;left:4804205;top:2538756;height:759530;width:66947;" filled="f" stroked="t" coordsize="66947,759530" o:gfxdata="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QNfS/&#10;AAAA3QAAAA8AAAAAAAAAAQAgAAAAIgAAAGRycy9kb3ducmV2LnhtbFBLAQIUABQAAAAIAIdO4kAz&#10;LwWeOwAAADkAAAAQAAAAAAAAAAEAIAAAAA4BAABkcnMvc2hhcGV4bWwueG1sUEsFBgAAAAAGAAYA&#10;WwEAALgDAAAAAA==&#10;" path="m0,759530l66947,759530,66947,0,0,0xe">
                    <v:fill on="f" focussize="0,0"/>
                    <v:stroke weight="0.465354330708661pt" color="#6CA43E" miterlimit="8" joinstyle="round" endcap="round"/>
                    <v:imagedata o:title=""/>
                    <o:lock v:ext="edit" aspectratio="f"/>
                  </v:shape>
                  <v:shape id="Shape 1145" o:spid="_x0000_s1026" o:spt="100" style="position:absolute;left:4871199;top:2699101;height:507764;width:141702;" filled="f" stroked="t" coordsize="141702,507764" o:gfxdata="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rhjo&#10;wAAAAN0AAAAPAAAAAAAAAAEAIAAAACIAAABkcnMvZG93bnJldi54bWxQSwECFAAUAAAACACHTuJA&#10;My8FnjsAAAA5AAAAEAAAAAAAAAABACAAAAAPAQAAZHJzL3NoYXBleG1sLnhtbFBLBQYAAAAABgAG&#10;AFsBAAC5AwAAAAA=&#10;" path="m0,0l141702,0,141702,507764,51485,507764e">
                    <v:fill on="f" focussize="0,0"/>
                    <v:stroke weight="0.465354330708661pt" color="#6CA43E" miterlimit="8" joinstyle="round" endcap="round"/>
                    <v:imagedata o:title=""/>
                    <o:lock v:ext="edit" aspectratio="f"/>
                  </v:shape>
                  <v:shape id="Shape 1146" o:spid="_x0000_s1026" o:spt="100" style="position:absolute;left:4871199;top:3171596;height:70519;width:58885;" fillcolor="#6CA43E" filled="t" stroked="f" coordsize="58885,70519" o:gfxdata="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tTmi/&#10;AAAA3QAAAA8AAAAAAAAAAQAgAAAAIgAAAGRycy9kb3ducmV2LnhtbFBLAQIUABQAAAAIAIdO4kAz&#10;LwWeOwAAADkAAAAQAAAAAAAAAAEAIAAAAA4BAABkcnMvc2hhcGV4bWwueG1sUEsFBgAAAAAGAAYA&#10;WwEAALgDAAAAAA==&#10;" path="m58885,0l58885,70519,0,35269,58885,0xe">
                    <v:fill on="t" focussize="0,0"/>
                    <v:stroke on="f" weight="0pt" joinstyle="round" endcap="round"/>
                    <v:imagedata o:title=""/>
                    <o:lock v:ext="edit" aspectratio="f"/>
                  </v:shape>
                  <v:rect id="Rectangle 1148" o:spid="_x0000_s1026" o:spt="1" style="position:absolute;left:5124924;top:2920308;height:138192;width:59822;" filled="f" stroked="f" coordsize="21600,21600" o:gfxdata="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RtA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4"/>
                            </w:rPr>
                            <w:t>3</w:t>
                          </w:r>
                        </w:p>
                      </w:txbxContent>
                    </v:textbox>
                  </v:rect>
                  <v:rect id="Rectangle 1149" o:spid="_x0000_s1026" o:spt="1" style="position:absolute;left:5171135;top:2920308;height:138192;width:24602;" filled="f" stroked="f" coordsize="21600,21600" o:gfxdata="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KdY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4"/>
                            </w:rPr>
                            <w:t>.</w:t>
                          </w:r>
                        </w:p>
                      </w:txbxContent>
                    </v:textbox>
                  </v:rect>
                  <v:rect id="Rectangle 1150" o:spid="_x0000_s1026" o:spt="1" style="position:absolute;left:5190028;top:2920308;height:138192;width:59822;" filled="f" stroked="f" coordsize="21600,21600" o:gfxdata="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leH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ascii="微软雅黑" w:hAnsi="微软雅黑" w:eastAsia="微软雅黑" w:cs="微软雅黑"/>
                              <w:sz w:val="14"/>
                            </w:rPr>
                            <w:t>1</w:t>
                          </w:r>
                        </w:p>
                      </w:txbxContent>
                    </v:textbox>
                  </v:rect>
                  <v:rect id="Rectangle 1151" o:spid="_x0000_s1026" o:spt="1" style="position:absolute;left:5236214;top:2919971;height:251259;width:628023;" filled="f" stroked="f" coordsize="21600,21600" o:gfxdata="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tlE&#10;ac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rPr>
                              <w:rFonts w:ascii="微软雅黑" w:hAnsi="微软雅黑" w:eastAsia="微软雅黑" w:cs="微软雅黑"/>
                              <w:sz w:val="14"/>
                            </w:rPr>
                            <w:t xml:space="preserve">注册服务地址 </w:t>
                          </w:r>
                        </w:p>
                      </w:txbxContent>
                    </v:textbox>
                  </v:rect>
                  <v:shape id="Shape 1152" o:spid="_x0000_s1026" o:spt="100" style="position:absolute;left:423988;top:2699101;height:0;width:4395647;" filled="f" stroked="t" coordsize="4395647,1" o:gfxdata="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l7US5AAAA3QAA&#10;AA8AAAAAAAAAAQAgAAAAIgAAAGRycy9kb3ducmV2LnhtbFBLAQIUABQAAAAIAIdO4kAzLwWeOwAA&#10;ADkAAAAQAAAAAAAAAAEAIAAAAAgBAABkcnMvc2hhcGV4bWwueG1sUEsFBgAAAAAGAAYAWwEAALID&#10;AAAAAA==&#10;" path="m0,0l4395647,0e">
                    <v:fill on="f" focussize="0,0"/>
                    <v:stroke weight="0.465354330708661pt" color="#5692C9" miterlimit="8" joinstyle="round" endcap="round"/>
                    <v:imagedata o:title=""/>
                    <o:lock v:ext="edit" aspectratio="f"/>
                  </v:shape>
                  <v:shape id="Shape 1153" o:spid="_x0000_s1026" o:spt="100" style="position:absolute;left:4812314;top:2663842;height:70518;width:58885;" fillcolor="#5692C9" filled="t" stroked="f" coordsize="58885,70518" o:gfxdata="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SsJvQAA&#10;AN0AAAAPAAAAAAAAAAEAIAAAACIAAABkcnMvZG93bnJldi54bWxQSwECFAAUAAAACACHTuJAMy8F&#10;njsAAAA5AAAAEAAAAAAAAAABACAAAAAMAQAAZHJzL3NoYXBleG1sLnhtbFBLBQYAAAAABgAGAFsB&#10;AAC2AwAAAAA=&#10;" path="m0,0l58885,35259,0,70518,0,0xe">
                    <v:fill on="t" focussize="0,0"/>
                    <v:stroke on="f" weight="0pt" joinstyle="round" endcap="round"/>
                    <v:imagedata o:title=""/>
                    <o:lock v:ext="edit" aspectratio="f"/>
                  </v:shape>
                  <v:shape id="Shape 1154" o:spid="_x0000_s1026" o:spt="100" style="position:absolute;left:390515;top:3206856;height:0;width:4413691;" filled="f" stroked="t" coordsize="4413691,1" o:gfxdata="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Foir4A&#10;AADdAAAADwAAAAAAAAABACAAAAAiAAAAZHJzL2Rvd25yZXYueG1sUEsBAhQAFAAAAAgAh07iQDMv&#10;BZ47AAAAOQAAABAAAAAAAAAAAQAgAAAADQEAAGRycy9zaGFwZXhtbC54bWxQSwUGAAAAAAYABgBb&#10;AQAAtwMAAAAA&#10;" path="m4413691,0l0,0e">
                    <v:fill on="f" focussize="0,0"/>
                    <v:stroke weight="0.465354330708661pt" color="#6CA43E" miterlimit="8" joinstyle="round" endcap="round"/>
                    <v:imagedata o:title=""/>
                    <o:lock v:ext="edit" aspectratio="f"/>
                  </v:shape>
                  <v:shape id="Shape 1155" o:spid="_x0000_s1026" o:spt="100" style="position:absolute;left:390515;top:3171596;height:70519;width:58885;" filled="f" stroked="t" coordsize="58885,70519" o:gfxdata="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ponb4A&#10;AADdAAAADwAAAAAAAAABACAAAAAiAAAAZHJzL2Rvd25yZXYueG1sUEsBAhQAFAAAAAgAh07iQDMv&#10;BZ47AAAAOQAAABAAAAAAAAAAAQAgAAAADQEAAGRycy9zaGFwZXhtbC54bWxQSwUGAAAAAAYABgBb&#10;AQAAtwMAAAAA&#10;" path="m58885,0l0,35260,58885,70519e">
                    <v:fill on="f" focussize="0,0"/>
                    <v:stroke weight="0.465354330708661pt" color="#6CA43E" miterlimit="8" joinstyle="round" endcap="round"/>
                    <v:imagedata o:title=""/>
                    <o:lock v:ext="edit" aspectratio="f"/>
                  </v:shape>
                  <v:shape id="Shape 6144" o:spid="_x0000_s1026" o:spt="100" style="position:absolute;left:357042;top:3073247;height:267236;width:66946;" fillcolor="#5B9BD5" filled="t" stroked="f" coordsize="66946,267236" o:gfxdata="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8ovq&#10;wAAAAN0AAAAPAAAAAAAAAAEAIAAAACIAAABkcnMvZG93bnJldi54bWxQSwECFAAUAAAACACHTuJA&#10;My8FnjsAAAA5AAAAEAAAAAAAAAABACAAAAAPAQAAZHJzL3NoYXBleG1sLnhtbFBLBQYAAAAABgAG&#10;AFsBAAC5AwAAAAA=&#10;" path="m0,0l66946,0,66946,267236,0,267236,0,0e">
                    <v:fill on="t" focussize="0,0"/>
                    <v:stroke on="f" weight="0pt" joinstyle="round" endcap="round"/>
                    <v:imagedata o:title=""/>
                    <o:lock v:ext="edit" aspectratio="f"/>
                  </v:shape>
                  <v:shape id="Shape 1157" o:spid="_x0000_s1026" o:spt="100" style="position:absolute;left:357042;top:3073247;height:267236;width:66946;" filled="f" stroked="t" coordsize="66946,267236" o:gfxdata="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nZ56/&#10;AAAA3QAAAA8AAAAAAAAAAQAgAAAAIgAAAGRycy9kb3ducmV2LnhtbFBLAQIUABQAAAAIAIdO4kAz&#10;LwWeOwAAADkAAAAQAAAAAAAAAAEAIAAAAA4BAABkcnMvc2hhcGV4bWwueG1sUEsFBgAAAAAGAAYA&#10;WwEAALgDAAAAAA==&#10;" path="m0,267236l66946,267236,66946,0,0,0xe">
                    <v:fill on="f" focussize="0,0"/>
                    <v:stroke weight="0.465354330708661pt" color="#5692C9" miterlimit="8" joinstyle="round" endcap="round"/>
                    <v:imagedata o:title=""/>
                    <o:lock v:ext="edit" aspectratio="f"/>
                  </v:shape>
                  <v:rect id="Rectangle 1159" o:spid="_x0000_s1026" o:spt="1" style="position:absolute;left:1486650;top:2518456;height:138547;width:59975;" filled="f" stroked="f" coordsize="21600,21600" o:gfxdata="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k6A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3</w:t>
                          </w:r>
                        </w:p>
                      </w:txbxContent>
                    </v:textbox>
                  </v:rect>
                  <v:rect id="Rectangle 1160" o:spid="_x0000_s1026" o:spt="1" style="position:absolute;left:1532782;top:2518456;height:138547;width:24665;" filled="f" stroked="f" coordsize="21600,21600" o:gfxdata="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fBa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5702" o:spid="_x0000_s1026" o:spt="1" style="position:absolute;left:1551832;top:2518456;height:138547;width:59975;" filled="f" stroked="f" coordsize="21600,21600" o:gfxdata="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CR1b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微软雅黑" w:hAnsi="微软雅黑" w:eastAsia="微软雅黑" w:cs="微软雅黑"/>
                              <w:sz w:val="15"/>
                            </w:rPr>
                            <w:t>0</w:t>
                          </w:r>
                        </w:p>
                      </w:txbxContent>
                    </v:textbox>
                  </v:rect>
                  <v:rect id="Rectangle 5703" o:spid="_x0000_s1026" o:spt="1" style="position:absolute;left:1599068;top:2518456;height:138547;width:30295;" filled="f" stroked="f" coordsize="21600,21600" o:gfxdata="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DDR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 </w:t>
                          </w:r>
                        </w:p>
                      </w:txbxContent>
                    </v:textbox>
                  </v:rect>
                  <v:rect id="Rectangle 1162" o:spid="_x0000_s1026" o:spt="1" style="position:absolute;left:1621313;top:2518166;height:379413;width:1146481;" filled="f" stroked="f" coordsize="21600,21600" o:gfxdata="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Cw6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公寓运营商服务地址注册</w:t>
                          </w:r>
                        </w:p>
                      </w:txbxContent>
                    </v:textbox>
                  </v:rect>
                  <v:rect id="Rectangle 1163" o:spid="_x0000_s1026" o:spt="1" style="position:absolute;left:2488246;top:2518456;height:138547;width:24665;" filled="f" stroked="f" coordsize="21600,21600" o:gfxdata="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jrp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4" o:spid="_x0000_s1026" o:spt="1" style="position:absolute;left:2507140;top:2518456;height:138547;width:289537;" filled="f" stroked="f" coordsize="21600,21600" o:gfxdata="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cTDi&#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alipay</w:t>
                          </w:r>
                        </w:p>
                      </w:txbxContent>
                    </v:textbox>
                  </v:rect>
                  <v:rect id="Rectangle 1165" o:spid="_x0000_s1026" o:spt="1" style="position:absolute;left:2728116;top:2518456;height:138547;width:24665;" filled="f" stroked="f" coordsize="21600,21600" o:gfxdata="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9lXm/&#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6" o:spid="_x0000_s1026" o:spt="1" style="position:absolute;left:2747245;top:2518456;height:138547;width:174910;" filled="f" stroked="f" coordsize="21600,21600" o:gfxdata="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UDQ2/&#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eco</w:t>
                          </w:r>
                        </w:p>
                      </w:txbxContent>
                    </v:textbox>
                  </v:rect>
                  <v:rect id="Rectangle 1167" o:spid="_x0000_s1026" o:spt="1" style="position:absolute;left:2881469;top:2518456;height:138547;width:24665;" filled="f" stroked="f" coordsize="21600,21600" o:gfxdata="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qJ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68" o:spid="_x0000_s1026" o:spt="1" style="position:absolute;left:2900541;top:2518166;height:254722;width:505181;" filled="f" stroked="f" coordsize="21600,21600" o:gfxdata="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KNuG/&#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renthouse</w:t>
                          </w:r>
                        </w:p>
                      </w:txbxContent>
                    </v:textbox>
                  </v:rect>
                  <v:rect id="Rectangle 1169" o:spid="_x0000_s1026" o:spt="1" style="position:absolute;left:3281619;top:2518456;height:138547;width:24665;" filled="f" stroked="f" coordsize="21600,21600" o:gfxdata="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AaT&#10;esEAAADd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0" o:spid="_x0000_s1026" o:spt="1" style="position:absolute;left:3300513;top:2518456;height:138547;width:111828;" filled="f" stroked="f" coordsize="21600,21600" o:gfxdata="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zMo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ka</w:t>
                          </w:r>
                        </w:p>
                      </w:txbxContent>
                    </v:textbox>
                  </v:rect>
                  <v:rect id="Rectangle 1171" o:spid="_x0000_s1026" o:spt="1" style="position:absolute;left:3387108;top:2518456;height:138547;width:24665;" filled="f" stroked="f" coordsize="21600,21600" o:gfxdata="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oaz7&#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2" o:spid="_x0000_s1026" o:spt="1" style="position:absolute;left:3405855;top:2518166;height:301897;width:340404;" filled="f" stroked="f" coordsize="21600,21600" o:gfxdata="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7Qlg&#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service</w:t>
                          </w:r>
                        </w:p>
                      </w:txbxContent>
                    </v:textbox>
                  </v:rect>
                  <v:rect id="Rectangle 1173" o:spid="_x0000_s1026" o:spt="1" style="position:absolute;left:3663742;top:2518456;height:138546;width:24665;" filled="f" stroked="f" coordsize="21600,21600" o:gfxdata="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9ynR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4" o:spid="_x0000_s1026" o:spt="1" style="position:absolute;left:3682798;top:2518165;height:302223;width:309086;" filled="f" stroked="f" coordsize="21600,21600" o:gfxdata="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PjiJ&#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create </w:t>
                          </w:r>
                        </w:p>
                      </w:txbxContent>
                    </v:textbox>
                  </v:rect>
                  <v:rect id="Rectangle 1176" o:spid="_x0000_s1026" o:spt="1" style="position:absolute;left:2276244;top:3027107;height:138546;width:59975;" filled="f" stroked="f" coordsize="21600,21600" o:gfxdata="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TdB8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微软雅黑" w:hAnsi="微软雅黑" w:eastAsia="微软雅黑" w:cs="微软雅黑"/>
                              <w:sz w:val="15"/>
                            </w:rPr>
                            <w:t>3</w:t>
                          </w:r>
                        </w:p>
                      </w:txbxContent>
                    </v:textbox>
                  </v:rect>
                  <v:rect id="Rectangle 1177" o:spid="_x0000_s1026" o:spt="1" style="position:absolute;left:2322376;top:3027107;height:138546;width:24665;" filled="f" stroked="f" coordsize="21600,21600" o:gfxdata="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Rol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78" o:spid="_x0000_s1026" o:spt="1" style="position:absolute;left:2341427;top:3027107;height:138546;width:59975;" filled="f" stroked="f" coordsize="21600,21600" o:gfxdata="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DPC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微软雅黑" w:hAnsi="微软雅黑" w:eastAsia="微软雅黑" w:cs="微软雅黑"/>
                              <w:sz w:val="15"/>
                            </w:rPr>
                            <w:t>2</w:t>
                          </w:r>
                        </w:p>
                      </w:txbxContent>
                    </v:textbox>
                  </v:rect>
                  <v:rect id="Rectangle 1179" o:spid="_x0000_s1026" o:spt="1" style="position:absolute;left:2387716;top:3027107;height:138546;width:24665;" filled="f" stroked="f" coordsize="21600,21600" o:gfxdata="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D5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w:t>
                          </w:r>
                        </w:p>
                      </w:txbxContent>
                    </v:textbox>
                  </v:rect>
                  <v:rect id="Rectangle 1180" o:spid="_x0000_s1026" o:spt="1" style="position:absolute;left:2406562;top:3026759;height:357708;width:628303;" filled="f" stroked="f" coordsize="21600,21600" o:gfxdata="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5gHK&#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r>
                            <w:rPr>
                              <w:rFonts w:ascii="微软雅黑" w:hAnsi="微软雅黑" w:eastAsia="微软雅黑" w:cs="微软雅黑"/>
                              <w:sz w:val="15"/>
                            </w:rPr>
                            <w:t xml:space="preserve">同步结果返回 </w:t>
                          </w:r>
                        </w:p>
                      </w:txbxContent>
                    </v:textbox>
                  </v:rect>
                  <w10:wrap type="none"/>
                  <w10:anchorlock/>
                </v:group>
              </w:pict>
            </mc:Fallback>
          </mc:AlternateContent>
        </w:r>
      </w:ins>
    </w:p>
    <w:p>
      <w:pPr>
        <w:pStyle w:val="4"/>
        <w:rPr>
          <w:ins w:id="45" w:author="张燕明" w:date="2018-01-08T15:32:00Z"/>
        </w:rPr>
      </w:pPr>
      <w:ins w:id="46" w:author="张燕明" w:date="2018-01-08T15:32:00Z">
        <w:r>
          <w:rPr/>
          <w:t xml:space="preserve"> 接口说明</w:t>
        </w:r>
      </w:ins>
    </w:p>
    <w:p>
      <w:pPr>
        <w:pStyle w:val="5"/>
        <w:rPr>
          <w:ins w:id="47" w:author="张燕明" w:date="2018-01-08T15:32:00Z"/>
        </w:rPr>
      </w:pPr>
      <w:ins w:id="48" w:author="张燕明" w:date="2018-01-08T15:32:00Z">
        <w:r>
          <w:rPr/>
          <w:t xml:space="preserve">公寓运营商基础信息维护（alipay.eco.renthouse.ka.baseinfo.sync） </w:t>
        </w:r>
      </w:ins>
    </w:p>
    <w:p>
      <w:pPr>
        <w:rPr>
          <w:ins w:id="49" w:author="张燕明" w:date="2018-01-08T15:32:00Z"/>
        </w:rPr>
      </w:pPr>
      <w:ins w:id="50" w:author="张燕明" w:date="2018-01-08T15:32:00Z">
        <w:commentRangeStart w:id="18"/>
        <w:r>
          <w:rPr>
            <w:rFonts w:hint="eastAsia"/>
          </w:rPr>
          <w:t>对接租房tp时ka的基础信息维护</w:t>
        </w:r>
        <w:commentRangeEnd w:id="18"/>
      </w:ins>
      <w:ins w:id="51" w:author="张燕明" w:date="2018-01-08T15:32:00Z">
        <w:r>
          <w:rPr>
            <w:rStyle w:val="15"/>
          </w:rPr>
          <w:commentReference w:id="18"/>
        </w:r>
      </w:ins>
    </w:p>
    <w:p>
      <w:pPr>
        <w:pStyle w:val="5"/>
        <w:rPr>
          <w:ins w:id="52" w:author="张燕明" w:date="2018-01-08T15:32:00Z"/>
        </w:rPr>
      </w:pPr>
      <w:ins w:id="53" w:author="张燕明" w:date="2018-01-08T15:32:00Z">
        <w:r>
          <w:rPr/>
          <w:t xml:space="preserve">公寓运营商基础信息获取（alipay.eco.renthouse.ka.baseinfo.query） </w:t>
        </w:r>
      </w:ins>
    </w:p>
    <w:p>
      <w:pPr>
        <w:rPr>
          <w:ins w:id="54" w:author="张燕明" w:date="2018-01-08T15:32:00Z"/>
        </w:rPr>
      </w:pPr>
      <w:ins w:id="55" w:author="张燕明" w:date="2018-01-08T15:32:00Z">
        <w:r>
          <w:rPr>
            <w:rFonts w:hint="eastAsia"/>
          </w:rPr>
          <w:t>用来获取ka基础信息</w:t>
        </w:r>
      </w:ins>
    </w:p>
    <w:p>
      <w:pPr>
        <w:pStyle w:val="5"/>
        <w:rPr>
          <w:ins w:id="56" w:author="张燕明" w:date="2018-01-08T15:32:00Z"/>
        </w:rPr>
      </w:pPr>
      <w:ins w:id="57" w:author="张燕明" w:date="2018-01-08T15:32:00Z">
        <w:r>
          <w:rPr/>
          <w:t xml:space="preserve">公寓运营商服务地址注册（alipay.eco.renthouse.ka.service.create） </w:t>
        </w:r>
      </w:ins>
    </w:p>
    <w:p>
      <w:pPr>
        <w:rPr>
          <w:ins w:id="58" w:author="张燕明" w:date="2018-01-08T15:32:00Z"/>
          <w:rFonts w:ascii="Times New Roman" w:hAnsi="Times New Roman" w:eastAsia="Times New Roman" w:cs="Times New Roman"/>
        </w:rPr>
      </w:pPr>
      <w:ins w:id="59" w:author="张燕明" w:date="2018-01-08T15:32:00Z">
        <w:r>
          <w:rPr/>
          <w:t xml:space="preserve">通过此接口注册 </w:t>
        </w:r>
      </w:ins>
      <w:ins w:id="60" w:author="张燕明" w:date="2018-01-08T15:32:00Z">
        <w:r>
          <w:rPr>
            <w:rFonts w:ascii="Times New Roman" w:hAnsi="Times New Roman" w:eastAsia="Times New Roman" w:cs="Times New Roman"/>
          </w:rPr>
          <w:t xml:space="preserve">SPI </w:t>
        </w:r>
      </w:ins>
    </w:p>
    <w:p>
      <w:pPr>
        <w:rPr>
          <w:ins w:id="61" w:author="张燕明" w:date="2018-01-08T15:32:00Z"/>
          <w:rFonts w:ascii="Times New Roman" w:hAnsi="Times New Roman" w:cs="Times New Roman"/>
        </w:rPr>
      </w:pPr>
      <w:ins w:id="62" w:author="张燕明" w:date="2018-01-08T15:32:00Z">
        <w:r>
          <w:rPr>
            <w:rFonts w:hint="eastAsia" w:ascii="Times New Roman" w:hAnsi="Times New Roman" w:cs="Times New Roman"/>
          </w:rPr>
          <w:t>需要注册的页面地址包括:预约看房通知地址\确认租约通知地址\拨号记录通知页面\支付页面</w:t>
        </w:r>
      </w:ins>
    </w:p>
    <w:sectPr>
      <w:footerReference r:id="rId7" w:type="first"/>
      <w:footerReference r:id="rId5" w:type="default"/>
      <w:footerReference r:id="rId6" w:type="even"/>
      <w:pgSz w:w="11906" w:h="16838"/>
      <w:pgMar w:top="1440" w:right="1800" w:bottom="1440" w:left="1800" w:header="720" w:footer="996" w:gutter="0"/>
      <w:cols w:space="720" w:num="1"/>
      <w:docGrid w:linePitch="299"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张燕明" w:date="2018-01-08T15:59:00Z" w:initials="">
    <w:p w14:paraId="658B0571">
      <w:pPr>
        <w:pStyle w:val="9"/>
      </w:pPr>
    </w:p>
  </w:comment>
  <w:comment w:id="1" w:author="张燕明" w:date="2018-01-05T15:48:00Z" w:initials="">
    <w:p w14:paraId="6AFD7768">
      <w:pPr>
        <w:pStyle w:val="9"/>
      </w:pPr>
      <w:r>
        <w:rPr>
          <w:rFonts w:hint="eastAsia"/>
        </w:rPr>
        <w:t>申请SPI网关</w:t>
      </w:r>
      <w:r>
        <w:t>是什么意思？</w:t>
      </w:r>
    </w:p>
    <w:p w14:paraId="428415AD">
      <w:pPr>
        <w:pStyle w:val="9"/>
      </w:pPr>
      <w:r>
        <w:t>SPI网关不是用运营商服务地址注册接口注册就好了</w:t>
      </w:r>
      <w:r>
        <w:rPr>
          <w:rFonts w:hint="eastAsia"/>
        </w:rPr>
        <w:t>吗</w:t>
      </w:r>
      <w:r>
        <w:t>？</w:t>
      </w:r>
    </w:p>
  </w:comment>
  <w:comment w:id="2" w:author="谷宏达" w:date="2018-01-11T12:16:00Z" w:initials="">
    <w:p w14:paraId="6D9F3DB8">
      <w:pPr>
        <w:pStyle w:val="9"/>
        <w:rPr>
          <w:rFonts w:hint="eastAsia" w:eastAsiaTheme="minorEastAsia"/>
          <w:lang w:val="en-US" w:eastAsia="zh-CN"/>
        </w:rPr>
      </w:pPr>
      <w:r>
        <w:rPr>
          <w:rFonts w:hint="eastAsia"/>
          <w:lang w:val="en-US" w:eastAsia="zh-CN"/>
        </w:rPr>
        <w:t>申请是指tp以邮件的形式发送给支付宝，申请注册接口地址</w:t>
      </w:r>
    </w:p>
  </w:comment>
  <w:comment w:id="3" w:author="张燕明" w:date="2018-01-05T15:51:00Z" w:initials="">
    <w:p w14:paraId="642D4553">
      <w:pPr>
        <w:pStyle w:val="9"/>
      </w:pPr>
      <w:r>
        <w:rPr>
          <w:rFonts w:hint="eastAsia"/>
        </w:rPr>
        <w:t>我</w:t>
      </w:r>
      <w:r>
        <w:t>：指的是谁？</w:t>
      </w:r>
    </w:p>
    <w:p w14:paraId="3B174132">
      <w:pPr>
        <w:pStyle w:val="9"/>
      </w:pPr>
      <w:r>
        <w:rPr>
          <w:rFonts w:hint="eastAsia"/>
        </w:rPr>
        <w:t>“文档</w:t>
      </w:r>
      <w:r>
        <w:t>评估和测试环境时</w:t>
      </w:r>
      <w:r>
        <w:rPr>
          <w:rFonts w:hint="eastAsia"/>
        </w:rPr>
        <w:t>”测试</w:t>
      </w:r>
      <w:r>
        <w:t>环境时指的是什么？</w:t>
      </w:r>
    </w:p>
  </w:comment>
  <w:comment w:id="4" w:author="谷宏达" w:date="2018-01-11T12:18:12Z" w:initials="">
    <w:p w14:paraId="1D4F217A">
      <w:pPr>
        <w:pStyle w:val="9"/>
        <w:rPr>
          <w:rFonts w:hint="eastAsia" w:eastAsiaTheme="minorEastAsia"/>
          <w:lang w:val="en-US" w:eastAsia="zh-CN"/>
        </w:rPr>
      </w:pPr>
      <w:r>
        <w:rPr>
          <w:rFonts w:hint="eastAsia"/>
          <w:lang w:val="en-US" w:eastAsia="zh-CN"/>
        </w:rPr>
        <w:t>酷狗-谷宏达，测试联调时</w:t>
      </w:r>
    </w:p>
  </w:comment>
  <w:comment w:id="5" w:author="张燕明" w:date="2018-01-05T17:09:00Z" w:initials="">
    <w:p w14:paraId="11A05B48">
      <w:pPr>
        <w:pStyle w:val="9"/>
      </w:pPr>
      <w:r>
        <w:rPr>
          <w:rFonts w:hint="eastAsia"/>
        </w:rPr>
        <w:t>这部分</w:t>
      </w:r>
      <w:r>
        <w:t>的内容比较凌乱，而且有点冗余，需要重新梳理</w:t>
      </w:r>
    </w:p>
  </w:comment>
  <w:comment w:id="6" w:author="谷宏达" w:date="2018-01-11T13:33:40Z" w:initials="">
    <w:p w14:paraId="1C254FBE">
      <w:pPr>
        <w:pStyle w:val="9"/>
        <w:rPr>
          <w:rFonts w:hint="eastAsia" w:eastAsiaTheme="minorEastAsia"/>
          <w:lang w:eastAsia="zh-CN"/>
        </w:rPr>
      </w:pPr>
      <w:r>
        <w:rPr>
          <w:rFonts w:hint="eastAsia"/>
          <w:lang w:eastAsia="zh-CN"/>
        </w:rPr>
        <w:t>修改了下，详细描述了整个流程</w:t>
      </w:r>
    </w:p>
  </w:comment>
  <w:comment w:id="7" w:author="谷宏达" w:date="2018-01-11T13:44:36Z" w:initials="">
    <w:p w14:paraId="0068641B">
      <w:pPr>
        <w:pStyle w:val="9"/>
        <w:rPr>
          <w:rFonts w:hint="eastAsia" w:eastAsiaTheme="minorEastAsia"/>
          <w:lang w:eastAsia="zh-CN"/>
        </w:rPr>
      </w:pPr>
    </w:p>
  </w:comment>
  <w:comment w:id="8" w:author="谷宏达" w:date="2018-01-11T13:44:53Z" w:initials="">
    <w:p w14:paraId="516E1BE6">
      <w:pPr>
        <w:pStyle w:val="9"/>
      </w:pPr>
    </w:p>
  </w:comment>
  <w:comment w:id="9" w:author="张燕明" w:date="2018-01-05T17:11:00Z" w:initials="">
    <w:p w14:paraId="27434D3E">
      <w:pPr>
        <w:pStyle w:val="9"/>
      </w:pPr>
      <w:r>
        <w:rPr>
          <w:rFonts w:hint="eastAsia"/>
        </w:rPr>
        <w:t>试了</w:t>
      </w:r>
      <w:r>
        <w:t>一下，</w:t>
      </w:r>
      <w:r>
        <w:rPr>
          <w:rFonts w:hint="eastAsia"/>
        </w:rPr>
        <w:t>接口</w:t>
      </w:r>
      <w:r>
        <w:t>调不通，</w:t>
      </w:r>
      <w:r>
        <w:rPr>
          <w:rFonts w:hint="eastAsia"/>
        </w:rPr>
        <w:t>有</w:t>
      </w:r>
      <w:r>
        <w:t>什么前提工作需要做</w:t>
      </w:r>
      <w:r>
        <w:rPr>
          <w:rFonts w:hint="eastAsia"/>
        </w:rPr>
        <w:t>吗</w:t>
      </w:r>
      <w:r>
        <w:t>？</w:t>
      </w:r>
    </w:p>
  </w:comment>
  <w:comment w:id="10" w:author="谷宏达" w:date="2018-01-11T13:35:18Z" w:initials="">
    <w:p w14:paraId="4DC108C4">
      <w:pPr>
        <w:pStyle w:val="9"/>
        <w:rPr>
          <w:rFonts w:hint="eastAsia" w:eastAsiaTheme="minorEastAsia"/>
          <w:lang w:eastAsia="zh-CN"/>
        </w:rPr>
      </w:pPr>
      <w:r>
        <w:rPr>
          <w:rFonts w:hint="eastAsia"/>
          <w:lang w:eastAsia="zh-CN"/>
        </w:rPr>
        <w:t>这只是给出私钥、网关和</w:t>
      </w:r>
      <w:r>
        <w:rPr>
          <w:rFonts w:hint="eastAsia"/>
          <w:lang w:val="en-US" w:eastAsia="zh-CN"/>
        </w:rPr>
        <w:t>appid，具体如何调用接口，需要在javatestdemo测试类调用</w:t>
      </w:r>
    </w:p>
  </w:comment>
  <w:comment w:id="11" w:author="张燕明" w:date="2018-01-05T16:04:00Z" w:initials="">
    <w:p w14:paraId="1EA159BD">
      <w:pPr>
        <w:pStyle w:val="9"/>
      </w:pPr>
      <w:r>
        <w:rPr>
          <w:rFonts w:hint="eastAsia"/>
        </w:rPr>
        <w:t>网关</w:t>
      </w:r>
      <w:r>
        <w:t>地址oepnapi是不是错误了</w:t>
      </w:r>
    </w:p>
  </w:comment>
  <w:comment w:id="12" w:author="谷宏达" w:date="2018-01-11T13:39:16Z" w:initials="">
    <w:p w14:paraId="0921685D">
      <w:pPr>
        <w:pStyle w:val="9"/>
        <w:rPr>
          <w:rFonts w:hint="eastAsia" w:eastAsiaTheme="minorEastAsia"/>
          <w:lang w:eastAsia="zh-CN"/>
        </w:rPr>
      </w:pPr>
      <w:r>
        <w:rPr>
          <w:rFonts w:hint="eastAsia"/>
          <w:lang w:eastAsia="zh-CN"/>
        </w:rPr>
        <w:t>没有错</w:t>
      </w:r>
    </w:p>
  </w:comment>
  <w:comment w:id="13" w:author="张燕明" w:date="2018-01-05T15:24:00Z" w:initials="">
    <w:p w14:paraId="1BBE175E">
      <w:pPr>
        <w:pStyle w:val="9"/>
      </w:pPr>
      <w:r>
        <w:rPr>
          <w:rFonts w:hint="eastAsia"/>
        </w:rPr>
        <w:t>缺少小区同步接口</w:t>
      </w:r>
    </w:p>
  </w:comment>
  <w:comment w:id="14" w:author="谷宏达" w:date="2018-01-11T19:13:39Z" w:initials="">
    <w:p w14:paraId="48D13F4A">
      <w:pPr>
        <w:pStyle w:val="9"/>
        <w:rPr>
          <w:rFonts w:hint="eastAsia" w:eastAsiaTheme="minorEastAsia"/>
          <w:lang w:eastAsia="zh-CN"/>
        </w:rPr>
      </w:pPr>
      <w:r>
        <w:rPr>
          <w:rFonts w:hint="eastAsia"/>
          <w:lang w:eastAsia="zh-CN"/>
        </w:rPr>
        <w:t>已添加</w:t>
      </w:r>
    </w:p>
  </w:comment>
  <w:comment w:id="15" w:author="张燕明" w:date="2018-01-08T14:25:00Z" w:initials="">
    <w:p w14:paraId="25187D26">
      <w:pPr>
        <w:pStyle w:val="9"/>
      </w:pPr>
      <w:r>
        <w:rPr>
          <w:rFonts w:hint="eastAsia"/>
        </w:rPr>
        <w:t>这两个接口</w:t>
      </w:r>
      <w:r>
        <w:t>通知有哪些参数？</w:t>
      </w:r>
    </w:p>
  </w:comment>
  <w:comment w:id="16" w:author="谷宏达" w:date="2018-01-11T13:03:39Z" w:initials="">
    <w:p w14:paraId="1769775E">
      <w:pPr>
        <w:pStyle w:val="9"/>
        <w:rPr>
          <w:rFonts w:hint="eastAsia" w:eastAsiaTheme="minorEastAsia"/>
          <w:lang w:eastAsia="zh-CN"/>
        </w:rPr>
      </w:pPr>
      <w:r>
        <w:rPr>
          <w:rFonts w:hint="eastAsia"/>
          <w:lang w:eastAsia="zh-CN"/>
        </w:rPr>
        <w:t>这些参数在</w:t>
      </w:r>
      <w:r>
        <w:rPr>
          <w:rFonts w:hint="eastAsia"/>
          <w:lang w:val="en-US" w:eastAsia="zh-CN"/>
        </w:rPr>
        <w:t>spi的excel表格中有</w:t>
      </w:r>
    </w:p>
  </w:comment>
  <w:comment w:id="17" w:author="张燕明" w:date="2018-01-05T15:42:00Z" w:initials="">
    <w:p w14:paraId="6B26531F">
      <w:pPr>
        <w:pStyle w:val="9"/>
      </w:pPr>
      <w:r>
        <w:rPr>
          <w:rFonts w:hint="eastAsia"/>
        </w:rPr>
        <w:t>租房tp、ka分别是什么含意</w:t>
      </w:r>
    </w:p>
  </w:comment>
  <w:comment w:id="18" w:author="张燕明" w:date="2018-01-05T15:42:00Z" w:initials="">
    <w:p w14:paraId="032A2589">
      <w:pPr>
        <w:pStyle w:val="9"/>
      </w:pPr>
      <w:r>
        <w:rPr>
          <w:rFonts w:hint="eastAsia"/>
        </w:rPr>
        <w:t>租房tp、ka分别是什么含意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8B0571" w15:done="1"/>
  <w15:commentEx w15:paraId="428415AD" w15:done="0"/>
  <w15:commentEx w15:paraId="6D9F3DB8" w15:done="0" w15:paraIdParent="428415AD"/>
  <w15:commentEx w15:paraId="3B174132" w15:done="0"/>
  <w15:commentEx w15:paraId="1D4F217A" w15:done="0" w15:paraIdParent="3B174132"/>
  <w15:commentEx w15:paraId="11A05B48" w15:done="1"/>
  <w15:commentEx w15:paraId="1C254FBE" w15:done="1" w15:paraIdParent="11A05B48"/>
  <w15:commentEx w15:paraId="0068641B" w15:done="1" w15:paraIdParent="11A05B48"/>
  <w15:commentEx w15:paraId="516E1BE6" w15:done="1" w15:paraIdParent="11A05B48"/>
  <w15:commentEx w15:paraId="27434D3E" w15:done="1"/>
  <w15:commentEx w15:paraId="4DC108C4" w15:done="1" w15:paraIdParent="27434D3E"/>
  <w15:commentEx w15:paraId="1EA159BD" w15:done="1"/>
  <w15:commentEx w15:paraId="0921685D" w15:done="1" w15:paraIdParent="1EA159BD"/>
  <w15:commentEx w15:paraId="1BBE175E" w15:done="0"/>
  <w15:commentEx w15:paraId="48D13F4A" w15:done="0" w15:paraIdParent="1BBE175E"/>
  <w15:commentEx w15:paraId="25187D26" w15:done="1"/>
  <w15:commentEx w15:paraId="1769775E" w15:done="1" w15:paraIdParent="25187D26"/>
  <w15:commentEx w15:paraId="6B26531F" w15:done="0"/>
  <w15:commentEx w15:paraId="032A258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Times">
    <w:altName w:val="Times New Roman"/>
    <w:panose1 w:val="00000000000000000000"/>
    <w:charset w:val="00"/>
    <w:family w:val="auto"/>
    <w:pitch w:val="default"/>
    <w:sig w:usb0="00000000" w:usb1="00000000" w:usb2="00000000" w:usb3="00000000" w:csb0="00000000" w:csb1="00000000"/>
  </w:font>
  <w:font w:name="CG Times">
    <w:altName w:val="Times New Roman"/>
    <w:panose1 w:val="02020603050405020304"/>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altName w:val="黑体"/>
    <w:panose1 w:val="02000000000000000000"/>
    <w:charset w:val="86"/>
    <w:family w:val="auto"/>
    <w:pitch w:val="default"/>
    <w:sig w:usb0="00000000" w:usb1="00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Gulim">
    <w:altName w:val="Malgun Gothic"/>
    <w:panose1 w:val="020B0600000101010101"/>
    <w:charset w:val="81"/>
    <w:family w:val="auto"/>
    <w:pitch w:val="default"/>
    <w:sig w:usb0="00000000" w:usb1="00000000" w:usb2="00000030" w:usb3="00000000" w:csb0="4008009F" w:csb1="DFD70000"/>
  </w:font>
  <w:font w:name="DotumChe">
    <w:altName w:val="Adobe Gothic Std B"/>
    <w:panose1 w:val="020B0609000101010101"/>
    <w:charset w:val="81"/>
    <w:family w:val="auto"/>
    <w:pitch w:val="default"/>
    <w:sig w:usb0="00000000" w:usb1="00000000" w:usb2="00000030" w:usb3="00000000" w:csb0="4008009F" w:csb1="DFD70000"/>
  </w:font>
  <w:font w:name="GungsuhChe">
    <w:altName w:val="Adobe Myungjo Std M"/>
    <w:panose1 w:val="02030609000101010101"/>
    <w:charset w:val="81"/>
    <w:family w:val="auto"/>
    <w:pitch w:val="default"/>
    <w:sig w:usb0="00000000" w:usb1="00000000" w:usb2="00000030" w:usb3="00000000" w:csb0="4008009F" w:csb1="DFD70000"/>
  </w:font>
  <w:font w:name="Microsoft JhengHei UI">
    <w:panose1 w:val="020B0604030504040204"/>
    <w:charset w:val="88"/>
    <w:family w:val="auto"/>
    <w:pitch w:val="default"/>
    <w:sig w:usb0="0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eiryo UI">
    <w:panose1 w:val="020B0604030504040204"/>
    <w:charset w:val="80"/>
    <w:family w:val="auto"/>
    <w:pitch w:val="default"/>
    <w:sig w:usb0="E10102FF" w:usb1="EAC7FFFF" w:usb2="00010012" w:usb3="00000000" w:csb0="6002009F" w:csb1="DFD7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Malgun Gothic">
    <w:panose1 w:val="020B0503020000020004"/>
    <w:charset w:val="81"/>
    <w:family w:val="auto"/>
    <w:pitch w:val="default"/>
    <w:sig w:usb0="9000002F" w:usb1="29D77CFB" w:usb2="00000012" w:usb3="00000000" w:csb0="00080001" w:csb1="00000000"/>
  </w:font>
  <w:font w:name="Adobe Gothic Std B">
    <w:panose1 w:val="020B0800000000000000"/>
    <w:charset w:val="80"/>
    <w:family w:val="auto"/>
    <w:pitch w:val="default"/>
    <w:sig w:usb0="00000001" w:usb1="21D72C10" w:usb2="00000010" w:usb3="00000000" w:csb0="602A0005" w:csb1="00000000"/>
  </w:font>
  <w:font w:name="Adobe Myungjo Std M">
    <w:panose1 w:val="02020600000000000000"/>
    <w:charset w:val="80"/>
    <w:family w:val="auto"/>
    <w:pitch w:val="default"/>
    <w:sig w:usb0="00000001" w:usb1="21D72C10" w:usb2="00000010" w:usb3="00000000" w:csb0="6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ascii="Calibri" w:hAnsi="Calibri" w:eastAsia="Calibri"/>
        <w:sz w:val="22"/>
      </w:rPr>
      <w:fldChar w:fldCharType="begin"/>
    </w:r>
    <w:r>
      <w:instrText xml:space="preserve"> PAGE   \* MERGEFORMAT </w:instrText>
    </w:r>
    <w:r>
      <w:rPr>
        <w:rFonts w:ascii="Calibri" w:hAnsi="Calibri" w:eastAsia="Calibri"/>
        <w:sz w:val="22"/>
      </w:rPr>
      <w:fldChar w:fldCharType="separate"/>
    </w:r>
    <w:r>
      <w:rPr>
        <w:rFonts w:ascii="Times New Roman" w:hAnsi="Times New Roman" w:eastAsia="Times New Roman" w:cs="Times New Roman"/>
        <w:sz w:val="18"/>
      </w:rPr>
      <w:t>11</w:t>
    </w:r>
    <w:r>
      <w:rPr>
        <w:rFonts w:ascii="Times New Roman" w:hAnsi="Times New Roman" w:eastAsia="Times New Roman" w:cs="Times New Roman"/>
        <w:sz w:val="18"/>
      </w:rPr>
      <w:fldChar w:fldCharType="end"/>
    </w:r>
    <w:r>
      <w:rPr>
        <w:rFonts w:ascii="Times New Roman" w:hAnsi="Times New Roman" w:eastAsia="Times New Roman" w:cs="Times New Roman"/>
        <w:sz w:val="18"/>
      </w:rPr>
      <w:t xml:space="preserve"> </w:t>
    </w:r>
  </w:p>
  <w:p>
    <w:r>
      <w:rPr>
        <w:rFonts w:ascii="Times New Roman" w:hAnsi="Times New Roman" w:eastAsia="Times New Roman" w:cs="Times New Roman"/>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ascii="Calibri" w:hAnsi="Calibri" w:eastAsia="Calibri"/>
        <w:sz w:val="22"/>
      </w:rPr>
      <w:fldChar w:fldCharType="begin"/>
    </w:r>
    <w:r>
      <w:instrText xml:space="preserve"> PAGE   \* MERGEFORMAT </w:instrText>
    </w:r>
    <w:r>
      <w:rPr>
        <w:rFonts w:ascii="Calibri" w:hAnsi="Calibri" w:eastAsia="Calibri"/>
        <w:sz w:val="22"/>
      </w:rP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r>
      <w:rPr>
        <w:rFonts w:ascii="Times New Roman" w:hAnsi="Times New Roman" w:eastAsia="Times New Roman" w:cs="Times New Roman"/>
        <w:sz w:val="18"/>
      </w:rPr>
      <w:t xml:space="preserve"> </w:t>
    </w:r>
  </w:p>
  <w:p>
    <w:r>
      <w:rPr>
        <w:rFonts w:ascii="Times New Roman" w:hAnsi="Times New Roman" w:eastAsia="Times New Roman" w:cs="Times New Roman"/>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Fonts w:ascii="Calibri" w:hAnsi="Calibri" w:eastAsia="Calibri"/>
        <w:sz w:val="22"/>
      </w:rPr>
      <w:fldChar w:fldCharType="begin"/>
    </w:r>
    <w:r>
      <w:instrText xml:space="preserve"> PAGE   \* MERGEFORMAT </w:instrText>
    </w:r>
    <w:r>
      <w:rPr>
        <w:rFonts w:ascii="Calibri" w:hAnsi="Calibri" w:eastAsia="Calibri"/>
        <w:sz w:val="22"/>
      </w:rPr>
      <w:fldChar w:fldCharType="separate"/>
    </w:r>
    <w:r>
      <w:rPr>
        <w:rFonts w:ascii="Times New Roman" w:hAnsi="Times New Roman" w:eastAsia="Times New Roman" w:cs="Times New Roman"/>
        <w:sz w:val="18"/>
      </w:rPr>
      <w:t>1</w:t>
    </w:r>
    <w:r>
      <w:rPr>
        <w:rFonts w:ascii="Times New Roman" w:hAnsi="Times New Roman" w:eastAsia="Times New Roman" w:cs="Times New Roman"/>
        <w:sz w:val="18"/>
      </w:rPr>
      <w:fldChar w:fldCharType="end"/>
    </w:r>
    <w:r>
      <w:rPr>
        <w:rFonts w:ascii="Times New Roman" w:hAnsi="Times New Roman" w:eastAsia="Times New Roman" w:cs="Times New Roman"/>
        <w:sz w:val="18"/>
      </w:rPr>
      <w:t xml:space="preserve"> </w:t>
    </w:r>
  </w:p>
  <w:p>
    <w:r>
      <w:rPr>
        <w:rFonts w:ascii="Times New Roman" w:hAnsi="Times New Roman" w:eastAsia="Times New Roman" w:cs="Times New Roman"/>
        <w:sz w:val="18"/>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multilevel"/>
    <w:tmpl w:val="00000029"/>
    <w:lvl w:ilvl="0" w:tentative="0">
      <w:start w:val="1"/>
      <w:numFmt w:val="decimal"/>
      <w:lvlText w:val="%1."/>
      <w:lvlJc w:val="left"/>
      <w:pPr>
        <w:tabs>
          <w:tab w:val="left" w:pos="720"/>
        </w:tabs>
        <w:ind w:left="720" w:hanging="36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07C23C99"/>
    <w:multiLevelType w:val="multilevel"/>
    <w:tmpl w:val="07C23C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185C0B"/>
    <w:multiLevelType w:val="multilevel"/>
    <w:tmpl w:val="0B185C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DA81E1D"/>
    <w:multiLevelType w:val="multilevel"/>
    <w:tmpl w:val="0DA81E1D"/>
    <w:lvl w:ilvl="0" w:tentative="0">
      <w:start w:val="1"/>
      <w:numFmt w:val="bullet"/>
      <w:lvlText w:val=""/>
      <w:lvlJc w:val="left"/>
      <w:pPr>
        <w:ind w:left="420" w:hanging="420"/>
      </w:pPr>
      <w:rPr>
        <w:rFonts w:ascii="Wingdings" w:hAnsi="Wingdings" w:eastAsia="Wingdings" w:cs="Wingdings"/>
        <w:b w:val="0"/>
        <w:i w:val="0"/>
        <w:strike w:val="0"/>
        <w:dstrike w:val="0"/>
        <w:color w:val="000000"/>
        <w:sz w:val="24"/>
        <w:u w:val="none" w:color="000000"/>
        <w:shd w:val="clear" w:color="auto" w:fill="auto"/>
        <w:vertAlign w:val="baseline"/>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1EFD1918"/>
    <w:multiLevelType w:val="multilevel"/>
    <w:tmpl w:val="1EFD1918"/>
    <w:lvl w:ilvl="0" w:tentative="0">
      <w:start w:val="1"/>
      <w:numFmt w:val="decimal"/>
      <w:suff w:val="space"/>
      <w:lvlText w:val="%1、"/>
      <w:lvlJc w:val="left"/>
      <w:pPr>
        <w:ind w:left="0" w:firstLine="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0A3E92"/>
    <w:multiLevelType w:val="multilevel"/>
    <w:tmpl w:val="210A3E92"/>
    <w:lvl w:ilvl="0" w:tentative="0">
      <w:start w:val="1"/>
      <w:numFmt w:val="decimal"/>
      <w:lvlText w:val="%1)"/>
      <w:lvlJc w:val="left"/>
      <w:pPr>
        <w:ind w:left="420" w:hanging="420"/>
      </w:pPr>
    </w:lvl>
    <w:lvl w:ilvl="1" w:tentative="0">
      <w:start w:val="3"/>
      <w:numFmt w:val="bullet"/>
      <w:lvlText w:val=""/>
      <w:lvlJc w:val="left"/>
      <w:pPr>
        <w:ind w:left="780" w:hanging="360"/>
      </w:pPr>
      <w:rPr>
        <w:rFonts w:hint="default" w:ascii="Wingdings" w:hAnsi="Wingdings" w:eastAsia="Wingdings" w:cs="Wingdings"/>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5E53FA8"/>
    <w:multiLevelType w:val="multilevel"/>
    <w:tmpl w:val="35E53FA8"/>
    <w:lvl w:ilvl="0" w:tentative="0">
      <w:start w:val="1"/>
      <w:numFmt w:val="decimal"/>
      <w:pStyle w:val="2"/>
      <w:suff w:val="space"/>
      <w:lvlText w:val="%1"/>
      <w:lvlJc w:val="left"/>
      <w:pPr>
        <w:ind w:left="0" w:firstLine="0"/>
      </w:pPr>
      <w:rPr>
        <w:rFonts w:hint="default" w:eastAsia="宋体" w:asciiTheme="majorHAnsi" w:hAnsiTheme="majorHAnsi"/>
        <w:b/>
        <w:i w:val="0"/>
        <w:sz w:val="32"/>
      </w:rPr>
    </w:lvl>
    <w:lvl w:ilvl="1" w:tentative="0">
      <w:start w:val="1"/>
      <w:numFmt w:val="decimal"/>
      <w:pStyle w:val="3"/>
      <w:suff w:val="space"/>
      <w:lvlText w:val="%1.%2"/>
      <w:lvlJc w:val="left"/>
      <w:pPr>
        <w:ind w:left="2977" w:firstLine="0"/>
      </w:pPr>
      <w:rPr>
        <w:rFonts w:hint="default" w:eastAsia="宋体" w:asciiTheme="majorHAnsi" w:hAnsiTheme="majorHAnsi"/>
        <w:b/>
        <w:i w:val="0"/>
        <w:sz w:val="28"/>
      </w:rPr>
    </w:lvl>
    <w:lvl w:ilvl="2" w:tentative="0">
      <w:start w:val="1"/>
      <w:numFmt w:val="decimal"/>
      <w:pStyle w:val="4"/>
      <w:suff w:val="space"/>
      <w:lvlText w:val="%1.%2.%3"/>
      <w:lvlJc w:val="left"/>
      <w:pPr>
        <w:ind w:left="0" w:firstLine="0"/>
      </w:pPr>
      <w:rPr>
        <w:rFonts w:hint="default" w:eastAsia="宋体" w:asciiTheme="majorHAnsi" w:hAnsiTheme="majorHAnsi"/>
        <w:sz w:val="28"/>
      </w:rPr>
    </w:lvl>
    <w:lvl w:ilvl="3" w:tentative="0">
      <w:start w:val="1"/>
      <w:numFmt w:val="decimal"/>
      <w:pStyle w:val="5"/>
      <w:suff w:val="space"/>
      <w:lvlText w:val="%1.%2.%3.%4"/>
      <w:lvlJc w:val="left"/>
      <w:pPr>
        <w:ind w:left="0" w:firstLine="0"/>
      </w:pPr>
      <w:rPr>
        <w:rFonts w:hint="default" w:eastAsia="宋体" w:asciiTheme="majorHAnsi" w:hAnsiTheme="majorHAnsi"/>
        <w:sz w:val="24"/>
      </w:rPr>
    </w:lvl>
    <w:lvl w:ilvl="4" w:tentative="0">
      <w:start w:val="1"/>
      <w:numFmt w:val="decimal"/>
      <w:suff w:val="space"/>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7">
    <w:nsid w:val="44374131"/>
    <w:multiLevelType w:val="multilevel"/>
    <w:tmpl w:val="4437413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7E857AE5"/>
    <w:multiLevelType w:val="multilevel"/>
    <w:tmpl w:val="7E857AE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6"/>
  </w:num>
  <w:num w:numId="2">
    <w:abstractNumId w:val="4"/>
  </w:num>
  <w:num w:numId="3">
    <w:abstractNumId w:val="0"/>
  </w:num>
  <w:num w:numId="4">
    <w:abstractNumId w:val="7"/>
  </w:num>
  <w:num w:numId="5">
    <w:abstractNumId w:val="1"/>
  </w:num>
  <w:num w:numId="6">
    <w:abstractNumId w:val="5"/>
  </w:num>
  <w:num w:numId="7">
    <w:abstractNumId w:val="2"/>
  </w:num>
  <w:num w:numId="8">
    <w:abstractNumId w:val="8"/>
  </w:num>
  <w:num w:numId="9">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张燕明">
    <w15:presenceInfo w15:providerId="AD" w15:userId="S-1-5-21-3727386885-3056668215-3391246470-473168"/>
  </w15:person>
  <w15:person w15:author="谷宏达">
    <w15:presenceInfo w15:providerId="WPS Office" w15:userId="412415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70E"/>
    <w:rsid w:val="00012E7A"/>
    <w:rsid w:val="00016DC5"/>
    <w:rsid w:val="00063409"/>
    <w:rsid w:val="00086EE2"/>
    <w:rsid w:val="000B200A"/>
    <w:rsid w:val="000F6826"/>
    <w:rsid w:val="00153102"/>
    <w:rsid w:val="001563B3"/>
    <w:rsid w:val="00162A96"/>
    <w:rsid w:val="0018316B"/>
    <w:rsid w:val="00184970"/>
    <w:rsid w:val="001A39E9"/>
    <w:rsid w:val="001A5DCF"/>
    <w:rsid w:val="001D4B00"/>
    <w:rsid w:val="00202058"/>
    <w:rsid w:val="002064EE"/>
    <w:rsid w:val="0021735B"/>
    <w:rsid w:val="00267FBC"/>
    <w:rsid w:val="0027514A"/>
    <w:rsid w:val="0027670A"/>
    <w:rsid w:val="002972B2"/>
    <w:rsid w:val="002B1D7E"/>
    <w:rsid w:val="002C703E"/>
    <w:rsid w:val="002F316A"/>
    <w:rsid w:val="002F7B5E"/>
    <w:rsid w:val="00314CAE"/>
    <w:rsid w:val="00315C3C"/>
    <w:rsid w:val="0033022D"/>
    <w:rsid w:val="00345318"/>
    <w:rsid w:val="00355685"/>
    <w:rsid w:val="00371650"/>
    <w:rsid w:val="003B2294"/>
    <w:rsid w:val="003C3003"/>
    <w:rsid w:val="003D3628"/>
    <w:rsid w:val="003E653C"/>
    <w:rsid w:val="0040270E"/>
    <w:rsid w:val="004074BA"/>
    <w:rsid w:val="004242E4"/>
    <w:rsid w:val="004456D2"/>
    <w:rsid w:val="00446286"/>
    <w:rsid w:val="00470C58"/>
    <w:rsid w:val="004B7994"/>
    <w:rsid w:val="004C158C"/>
    <w:rsid w:val="004D27CD"/>
    <w:rsid w:val="004D74F5"/>
    <w:rsid w:val="004F4AE2"/>
    <w:rsid w:val="00514991"/>
    <w:rsid w:val="00524DFD"/>
    <w:rsid w:val="00585DA8"/>
    <w:rsid w:val="005C5B79"/>
    <w:rsid w:val="006027E3"/>
    <w:rsid w:val="006146D1"/>
    <w:rsid w:val="00616E76"/>
    <w:rsid w:val="00655787"/>
    <w:rsid w:val="00673B50"/>
    <w:rsid w:val="00680282"/>
    <w:rsid w:val="00692EAA"/>
    <w:rsid w:val="006B40C4"/>
    <w:rsid w:val="006E7398"/>
    <w:rsid w:val="006F108F"/>
    <w:rsid w:val="006F2BA2"/>
    <w:rsid w:val="00701989"/>
    <w:rsid w:val="00733C1C"/>
    <w:rsid w:val="007801C3"/>
    <w:rsid w:val="00785E54"/>
    <w:rsid w:val="00791993"/>
    <w:rsid w:val="00791AE6"/>
    <w:rsid w:val="007962D9"/>
    <w:rsid w:val="007D4334"/>
    <w:rsid w:val="007D7F66"/>
    <w:rsid w:val="00824A2A"/>
    <w:rsid w:val="00852D7F"/>
    <w:rsid w:val="00871BC5"/>
    <w:rsid w:val="00872DEE"/>
    <w:rsid w:val="00880628"/>
    <w:rsid w:val="008836B1"/>
    <w:rsid w:val="00894359"/>
    <w:rsid w:val="008D5636"/>
    <w:rsid w:val="008E1895"/>
    <w:rsid w:val="008F2FD9"/>
    <w:rsid w:val="00901639"/>
    <w:rsid w:val="00915AF9"/>
    <w:rsid w:val="00925DCC"/>
    <w:rsid w:val="00960E91"/>
    <w:rsid w:val="00971412"/>
    <w:rsid w:val="009731EC"/>
    <w:rsid w:val="009D307F"/>
    <w:rsid w:val="009D785A"/>
    <w:rsid w:val="009E5021"/>
    <w:rsid w:val="00A02325"/>
    <w:rsid w:val="00A1492D"/>
    <w:rsid w:val="00A35B28"/>
    <w:rsid w:val="00A422B5"/>
    <w:rsid w:val="00A501C1"/>
    <w:rsid w:val="00A57B2E"/>
    <w:rsid w:val="00A66129"/>
    <w:rsid w:val="00A66AAB"/>
    <w:rsid w:val="00AA1A8E"/>
    <w:rsid w:val="00AF2CBB"/>
    <w:rsid w:val="00B34E03"/>
    <w:rsid w:val="00B55579"/>
    <w:rsid w:val="00B7440C"/>
    <w:rsid w:val="00BA154B"/>
    <w:rsid w:val="00BE3A42"/>
    <w:rsid w:val="00BE3D7A"/>
    <w:rsid w:val="00BF5404"/>
    <w:rsid w:val="00C351E6"/>
    <w:rsid w:val="00C864A6"/>
    <w:rsid w:val="00C95F59"/>
    <w:rsid w:val="00CA1471"/>
    <w:rsid w:val="00CA17DB"/>
    <w:rsid w:val="00CB5FB3"/>
    <w:rsid w:val="00CD6CA0"/>
    <w:rsid w:val="00CF0610"/>
    <w:rsid w:val="00D021C2"/>
    <w:rsid w:val="00D154D5"/>
    <w:rsid w:val="00D25411"/>
    <w:rsid w:val="00D36836"/>
    <w:rsid w:val="00D46D0B"/>
    <w:rsid w:val="00D80BD1"/>
    <w:rsid w:val="00D8132E"/>
    <w:rsid w:val="00DB0A2E"/>
    <w:rsid w:val="00DB1EE1"/>
    <w:rsid w:val="00DF0D12"/>
    <w:rsid w:val="00E10357"/>
    <w:rsid w:val="00E4388D"/>
    <w:rsid w:val="00E50278"/>
    <w:rsid w:val="00E60BFF"/>
    <w:rsid w:val="00E75EEE"/>
    <w:rsid w:val="00E95B36"/>
    <w:rsid w:val="00EC50EA"/>
    <w:rsid w:val="00ED26B0"/>
    <w:rsid w:val="00ED5202"/>
    <w:rsid w:val="00F073BC"/>
    <w:rsid w:val="00F257BD"/>
    <w:rsid w:val="00F91CD9"/>
    <w:rsid w:val="00FA4085"/>
    <w:rsid w:val="00FB0CA2"/>
    <w:rsid w:val="00FC5737"/>
    <w:rsid w:val="00FC5F44"/>
    <w:rsid w:val="00FE2A8B"/>
    <w:rsid w:val="02586EFD"/>
    <w:rsid w:val="059D3973"/>
    <w:rsid w:val="05A4602A"/>
    <w:rsid w:val="091F1718"/>
    <w:rsid w:val="09B70F7B"/>
    <w:rsid w:val="1D546C22"/>
    <w:rsid w:val="1E60646B"/>
    <w:rsid w:val="1F8E6E41"/>
    <w:rsid w:val="23311906"/>
    <w:rsid w:val="292917E5"/>
    <w:rsid w:val="2A443B5A"/>
    <w:rsid w:val="2A9D1384"/>
    <w:rsid w:val="392714C1"/>
    <w:rsid w:val="45FE6AE2"/>
    <w:rsid w:val="4C033A03"/>
    <w:rsid w:val="4EA02487"/>
    <w:rsid w:val="55461ACF"/>
    <w:rsid w:val="574C40CF"/>
    <w:rsid w:val="5E0D5F12"/>
    <w:rsid w:val="5F3158B9"/>
    <w:rsid w:val="69B767BC"/>
    <w:rsid w:val="6D5836D8"/>
    <w:rsid w:val="70DB69F7"/>
    <w:rsid w:val="75A51E63"/>
    <w:rsid w:val="77613CF1"/>
    <w:rsid w:val="787623EC"/>
    <w:rsid w:val="79A3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cs="Calibri" w:asciiTheme="minorHAnsi" w:hAnsiTheme="minorHAnsi" w:eastAsiaTheme="minorEastAsia"/>
      <w:color w:val="000000"/>
      <w:kern w:val="2"/>
      <w:sz w:val="24"/>
      <w:szCs w:val="22"/>
      <w:lang w:val="en-US" w:eastAsia="zh-CN" w:bidi="ar-SA"/>
    </w:rPr>
  </w:style>
  <w:style w:type="paragraph" w:styleId="2">
    <w:name w:val="heading 1"/>
    <w:next w:val="1"/>
    <w:link w:val="19"/>
    <w:unhideWhenUsed/>
    <w:qFormat/>
    <w:uiPriority w:val="9"/>
    <w:pPr>
      <w:keepNext/>
      <w:keepLines/>
      <w:numPr>
        <w:ilvl w:val="0"/>
        <w:numId w:val="1"/>
      </w:numPr>
      <w:spacing w:after="120"/>
      <w:ind w:right="-17"/>
      <w:outlineLvl w:val="0"/>
    </w:pPr>
    <w:rPr>
      <w:rFonts w:ascii="黑体" w:hAnsi="黑体" w:cs="黑体" w:eastAsiaTheme="minorEastAsia"/>
      <w:b/>
      <w:color w:val="000000"/>
      <w:kern w:val="2"/>
      <w:sz w:val="30"/>
      <w:szCs w:val="22"/>
      <w:lang w:val="en-US" w:eastAsia="zh-CN" w:bidi="ar-SA"/>
    </w:rPr>
  </w:style>
  <w:style w:type="paragraph" w:styleId="3">
    <w:name w:val="heading 2"/>
    <w:next w:val="1"/>
    <w:link w:val="21"/>
    <w:unhideWhenUsed/>
    <w:qFormat/>
    <w:uiPriority w:val="9"/>
    <w:pPr>
      <w:keepNext/>
      <w:keepLines/>
      <w:numPr>
        <w:ilvl w:val="1"/>
        <w:numId w:val="1"/>
      </w:numPr>
      <w:spacing w:after="120"/>
      <w:ind w:left="0"/>
      <w:outlineLvl w:val="1"/>
    </w:pPr>
    <w:rPr>
      <w:rFonts w:cs="微软雅黑" w:asciiTheme="majorHAnsi" w:hAnsiTheme="majorHAnsi" w:eastAsiaTheme="majorEastAsia"/>
      <w:b/>
      <w:color w:val="000000"/>
      <w:kern w:val="2"/>
      <w:sz w:val="28"/>
      <w:szCs w:val="22"/>
      <w:lang w:val="en-US" w:eastAsia="zh-CN" w:bidi="ar-SA"/>
    </w:rPr>
  </w:style>
  <w:style w:type="paragraph" w:styleId="4">
    <w:name w:val="heading 3"/>
    <w:next w:val="1"/>
    <w:link w:val="22"/>
    <w:unhideWhenUsed/>
    <w:qFormat/>
    <w:uiPriority w:val="9"/>
    <w:pPr>
      <w:keepNext/>
      <w:keepLines/>
      <w:numPr>
        <w:ilvl w:val="2"/>
        <w:numId w:val="1"/>
      </w:numPr>
      <w:spacing w:after="120"/>
      <w:outlineLvl w:val="2"/>
    </w:pPr>
    <w:rPr>
      <w:rFonts w:cs="微软雅黑" w:asciiTheme="majorHAnsi" w:hAnsiTheme="majorHAnsi" w:eastAsiaTheme="majorEastAsia"/>
      <w:b/>
      <w:color w:val="000000"/>
      <w:kern w:val="2"/>
      <w:sz w:val="28"/>
      <w:szCs w:val="22"/>
      <w:lang w:val="en-US" w:eastAsia="zh-CN" w:bidi="ar-SA"/>
    </w:rPr>
  </w:style>
  <w:style w:type="paragraph" w:styleId="5">
    <w:name w:val="heading 4"/>
    <w:next w:val="1"/>
    <w:link w:val="17"/>
    <w:unhideWhenUsed/>
    <w:qFormat/>
    <w:uiPriority w:val="9"/>
    <w:pPr>
      <w:keepNext/>
      <w:keepLines/>
      <w:numPr>
        <w:ilvl w:val="3"/>
        <w:numId w:val="1"/>
      </w:numPr>
      <w:spacing w:after="120"/>
      <w:outlineLvl w:val="3"/>
    </w:pPr>
    <w:rPr>
      <w:rFonts w:cs="Arial" w:asciiTheme="majorHAnsi" w:hAnsiTheme="majorHAnsi" w:eastAsiaTheme="majorEastAsia"/>
      <w:color w:val="000000"/>
      <w:kern w:val="2"/>
      <w:sz w:val="24"/>
      <w:szCs w:val="22"/>
      <w:lang w:val="en-US" w:eastAsia="zh-CN" w:bidi="ar-SA"/>
    </w:rPr>
  </w:style>
  <w:style w:type="paragraph" w:styleId="6">
    <w:name w:val="heading 5"/>
    <w:next w:val="1"/>
    <w:link w:val="18"/>
    <w:unhideWhenUsed/>
    <w:qFormat/>
    <w:uiPriority w:val="9"/>
    <w:pPr>
      <w:keepNext/>
      <w:keepLines/>
      <w:spacing w:after="650"/>
      <w:outlineLvl w:val="4"/>
    </w:pPr>
    <w:rPr>
      <w:rFonts w:ascii="Times New Roman" w:hAnsi="Times New Roman" w:eastAsia="Times New Roman" w:cs="Times New Roman"/>
      <w:b/>
      <w:color w:val="454545"/>
      <w:kern w:val="2"/>
      <w:sz w:val="24"/>
      <w:szCs w:val="22"/>
      <w:lang w:val="en-US" w:eastAsia="zh-CN" w:bidi="ar-SA"/>
    </w:rPr>
  </w:style>
  <w:style w:type="paragraph" w:styleId="7">
    <w:name w:val="heading 6"/>
    <w:next w:val="1"/>
    <w:link w:val="20"/>
    <w:unhideWhenUsed/>
    <w:qFormat/>
    <w:uiPriority w:val="9"/>
    <w:pPr>
      <w:keepNext/>
      <w:keepLines/>
      <w:spacing w:after="656" w:line="246" w:lineRule="auto"/>
      <w:ind w:left="7" w:right="-15" w:hanging="10"/>
      <w:outlineLvl w:val="5"/>
    </w:pPr>
    <w:rPr>
      <w:rFonts w:ascii="微软雅黑" w:hAnsi="微软雅黑" w:eastAsia="微软雅黑" w:cs="微软雅黑"/>
      <w:b/>
      <w:color w:val="000000"/>
      <w:kern w:val="2"/>
      <w:sz w:val="21"/>
      <w:szCs w:val="22"/>
      <w:lang w:val="en-US" w:eastAsia="zh-CN" w:bidi="ar-SA"/>
    </w:rPr>
  </w:style>
  <w:style w:type="character" w:default="1" w:styleId="12">
    <w:name w:val="Default Paragraph Font"/>
    <w:unhideWhenUsed/>
    <w:qFormat/>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8">
    <w:name w:val="annotation subject"/>
    <w:basedOn w:val="9"/>
    <w:next w:val="9"/>
    <w:link w:val="27"/>
    <w:unhideWhenUsed/>
    <w:qFormat/>
    <w:uiPriority w:val="99"/>
    <w:rPr>
      <w:b/>
      <w:bCs/>
    </w:rPr>
  </w:style>
  <w:style w:type="paragraph" w:styleId="9">
    <w:name w:val="annotation text"/>
    <w:basedOn w:val="1"/>
    <w:link w:val="26"/>
    <w:unhideWhenUsed/>
    <w:uiPriority w:val="99"/>
  </w:style>
  <w:style w:type="paragraph" w:styleId="10">
    <w:name w:val="Balloon Text"/>
    <w:basedOn w:val="1"/>
    <w:link w:val="28"/>
    <w:unhideWhenUsed/>
    <w:uiPriority w:val="99"/>
    <w:pPr>
      <w:spacing w:before="0" w:after="0"/>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character" w:styleId="13">
    <w:name w:val="FollowedHyperlink"/>
    <w:basedOn w:val="12"/>
    <w:unhideWhenUsed/>
    <w:qFormat/>
    <w:uiPriority w:val="99"/>
    <w:rPr>
      <w:color w:val="954F72" w:themeColor="followedHyperlink"/>
      <w:u w:val="single"/>
      <w14:textFill>
        <w14:solidFill>
          <w14:schemeClr w14:val="folHlink"/>
        </w14:solidFill>
      </w14:textFill>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annotation reference"/>
    <w:basedOn w:val="12"/>
    <w:unhideWhenUsed/>
    <w:qFormat/>
    <w:uiPriority w:val="99"/>
    <w:rPr>
      <w:sz w:val="21"/>
      <w:szCs w:val="21"/>
    </w:rPr>
  </w:style>
  <w:style w:type="character" w:customStyle="1" w:styleId="17">
    <w:name w:val="标题 4 Char"/>
    <w:link w:val="5"/>
    <w:qFormat/>
    <w:uiPriority w:val="9"/>
    <w:rPr>
      <w:rFonts w:cs="Arial" w:asciiTheme="majorHAnsi" w:hAnsiTheme="majorHAnsi" w:eastAsiaTheme="majorEastAsia"/>
      <w:color w:val="000000"/>
      <w:sz w:val="24"/>
    </w:rPr>
  </w:style>
  <w:style w:type="character" w:customStyle="1" w:styleId="18">
    <w:name w:val="标题 5 Char"/>
    <w:link w:val="6"/>
    <w:qFormat/>
    <w:uiPriority w:val="0"/>
    <w:rPr>
      <w:rFonts w:ascii="Times New Roman" w:hAnsi="Times New Roman" w:eastAsia="Times New Roman" w:cs="Times New Roman"/>
      <w:b/>
      <w:color w:val="454545"/>
      <w:sz w:val="24"/>
    </w:rPr>
  </w:style>
  <w:style w:type="character" w:customStyle="1" w:styleId="19">
    <w:name w:val="标题 1 Char"/>
    <w:link w:val="2"/>
    <w:uiPriority w:val="9"/>
    <w:rPr>
      <w:rFonts w:ascii="黑体" w:hAnsi="黑体" w:cs="黑体"/>
      <w:b/>
      <w:color w:val="000000"/>
      <w:sz w:val="30"/>
    </w:rPr>
  </w:style>
  <w:style w:type="character" w:customStyle="1" w:styleId="20">
    <w:name w:val="标题 6 Char"/>
    <w:link w:val="7"/>
    <w:qFormat/>
    <w:uiPriority w:val="0"/>
    <w:rPr>
      <w:rFonts w:ascii="微软雅黑" w:hAnsi="微软雅黑" w:eastAsia="微软雅黑" w:cs="微软雅黑"/>
      <w:b/>
      <w:color w:val="000000"/>
      <w:sz w:val="21"/>
    </w:rPr>
  </w:style>
  <w:style w:type="character" w:customStyle="1" w:styleId="21">
    <w:name w:val="标题 2 Char"/>
    <w:link w:val="3"/>
    <w:qFormat/>
    <w:uiPriority w:val="9"/>
    <w:rPr>
      <w:rFonts w:cs="微软雅黑" w:asciiTheme="majorHAnsi" w:hAnsiTheme="majorHAnsi" w:eastAsiaTheme="majorEastAsia"/>
      <w:b/>
      <w:color w:val="000000"/>
      <w:sz w:val="28"/>
    </w:rPr>
  </w:style>
  <w:style w:type="character" w:customStyle="1" w:styleId="22">
    <w:name w:val="标题 3 Char"/>
    <w:link w:val="4"/>
    <w:uiPriority w:val="9"/>
    <w:rPr>
      <w:rFonts w:cs="微软雅黑" w:asciiTheme="majorHAnsi" w:hAnsiTheme="majorHAnsi" w:eastAsiaTheme="majorEastAsia"/>
      <w:b/>
      <w:color w:val="000000"/>
      <w:sz w:val="28"/>
    </w:rPr>
  </w:style>
  <w:style w:type="table" w:customStyle="1" w:styleId="23">
    <w:name w:val="TableGrid"/>
    <w:qFormat/>
    <w:uiPriority w:val="0"/>
    <w:tblPr>
      <w:tblLayout w:type="fixed"/>
      <w:tblCellMar>
        <w:top w:w="0" w:type="dxa"/>
        <w:left w:w="0" w:type="dxa"/>
        <w:bottom w:w="0" w:type="dxa"/>
        <w:right w:w="0" w:type="dxa"/>
      </w:tblCellMar>
    </w:tblPr>
  </w:style>
  <w:style w:type="paragraph" w:styleId="24">
    <w:name w:val="List Paragraph"/>
    <w:basedOn w:val="1"/>
    <w:qFormat/>
    <w:uiPriority w:val="34"/>
    <w:pPr>
      <w:ind w:firstLine="420" w:firstLineChars="200"/>
    </w:pPr>
  </w:style>
  <w:style w:type="character" w:customStyle="1" w:styleId="25">
    <w:name w:val="页眉 Char"/>
    <w:basedOn w:val="12"/>
    <w:link w:val="11"/>
    <w:qFormat/>
    <w:uiPriority w:val="99"/>
    <w:rPr>
      <w:rFonts w:ascii="Calibri" w:hAnsi="Calibri" w:eastAsia="Calibri" w:cs="Calibri"/>
      <w:color w:val="000000"/>
      <w:sz w:val="18"/>
      <w:szCs w:val="18"/>
    </w:rPr>
  </w:style>
  <w:style w:type="character" w:customStyle="1" w:styleId="26">
    <w:name w:val="批注文字 Char"/>
    <w:basedOn w:val="12"/>
    <w:link w:val="9"/>
    <w:semiHidden/>
    <w:qFormat/>
    <w:uiPriority w:val="99"/>
    <w:rPr>
      <w:rFonts w:cs="Calibri"/>
      <w:color w:val="000000"/>
      <w:sz w:val="24"/>
    </w:rPr>
  </w:style>
  <w:style w:type="character" w:customStyle="1" w:styleId="27">
    <w:name w:val="批注主题 Char"/>
    <w:basedOn w:val="26"/>
    <w:link w:val="8"/>
    <w:semiHidden/>
    <w:qFormat/>
    <w:uiPriority w:val="99"/>
    <w:rPr>
      <w:rFonts w:cs="Calibri"/>
      <w:b/>
      <w:bCs/>
      <w:color w:val="000000"/>
      <w:sz w:val="24"/>
    </w:rPr>
  </w:style>
  <w:style w:type="character" w:customStyle="1" w:styleId="28">
    <w:name w:val="批注框文本 Char"/>
    <w:basedOn w:val="12"/>
    <w:link w:val="10"/>
    <w:semiHidden/>
    <w:qFormat/>
    <w:uiPriority w:val="99"/>
    <w:rPr>
      <w:rFonts w:cs="Calibri"/>
      <w:color w:val="00000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6877A1-7D10-4C92-8D41-76E5D4DBF19E}">
  <ds:schemaRefs/>
</ds:datastoreItem>
</file>

<file path=docProps/app.xml><?xml version="1.0" encoding="utf-8"?>
<Properties xmlns="http://schemas.openxmlformats.org/officeDocument/2006/extended-properties" xmlns:vt="http://schemas.openxmlformats.org/officeDocument/2006/docPropsVTypes">
  <Template>Normal.dotm</Template>
  <Pages>12</Pages>
  <Words>681</Words>
  <Characters>3887</Characters>
  <Lines>32</Lines>
  <Paragraphs>9</Paragraphs>
  <ScaleCrop>false</ScaleCrop>
  <LinksUpToDate>false</LinksUpToDate>
  <CharactersWithSpaces>4559</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2017-12-20T02:48:00Z</dcterms:created>
  <dc:creator>燕青;袁铭;承寅</dc:creator>
  <cp:lastModifiedBy>Jenny Yan</cp:lastModifiedBy>
  <dcterms:modified xsi:type="dcterms:W3CDTF">2018-02-01T09:18:43Z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